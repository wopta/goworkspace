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gliatabella"/>
        <w:tblW w:w="1119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127"/>
        <w:gridCol w:w="6379"/>
        <w:gridCol w:w="2693"/>
      </w:tblGrid>
      <w:tr w:rsidR="00074886" w:rsidRPr="00074886" w14:paraId="65130443" w14:textId="77777777" w:rsidTr="00FB6653">
        <w:trPr>
          <w:trHeight w:val="2117"/>
        </w:trPr>
        <w:tc>
          <w:tcPr>
            <w:tcW w:w="2127" w:type="dxa"/>
            <w:vAlign w:val="center"/>
          </w:tcPr>
          <w:p w14:paraId="29BB1AAE" w14:textId="77777777" w:rsidR="00F5366E" w:rsidRDefault="00F5366E" w:rsidP="00F5366E">
            <w:pPr>
              <w:jc w:val="center"/>
              <w:rPr>
                <w:b/>
                <w:sz w:val="18"/>
                <w:szCs w:val="24"/>
                <w:lang w:val="en-US"/>
              </w:rPr>
            </w:pPr>
            <w:r w:rsidRPr="005A3A06">
              <w:rPr>
                <w:b/>
                <w:sz w:val="18"/>
                <w:szCs w:val="24"/>
                <w:lang w:val="en-US"/>
              </w:rPr>
              <w:t>Global Assistance S.p.A.</w:t>
            </w:r>
          </w:p>
          <w:p w14:paraId="09FB5251" w14:textId="77777777" w:rsidR="00F5366E" w:rsidRDefault="00F5366E" w:rsidP="00F5366E">
            <w:pPr>
              <w:jc w:val="center"/>
              <w:rPr>
                <w:b/>
                <w:sz w:val="18"/>
                <w:szCs w:val="24"/>
                <w:lang w:val="en-US"/>
              </w:rPr>
            </w:pPr>
          </w:p>
          <w:p w14:paraId="09919D62" w14:textId="77777777" w:rsidR="00F5366E" w:rsidRPr="00544973" w:rsidRDefault="00510F4B" w:rsidP="00F5366E">
            <w:pPr>
              <w:spacing w:after="160" w:line="259" w:lineRule="auto"/>
              <w:jc w:val="center"/>
              <w:rPr>
                <w:b/>
                <w:sz w:val="18"/>
                <w:szCs w:val="24"/>
                <w:lang w:val="en-US"/>
              </w:rPr>
            </w:pPr>
            <w:r w:rsidRPr="00544973">
              <w:rPr>
                <w:b/>
                <w:sz w:val="18"/>
                <w:szCs w:val="24"/>
                <w:lang w:val="en-US"/>
              </w:rPr>
              <w:t>Owner:</w:t>
            </w:r>
          </w:p>
          <w:p w14:paraId="324F75AB" w14:textId="77777777" w:rsidR="00526CEF" w:rsidRPr="00544973" w:rsidRDefault="00526CEF" w:rsidP="00F5366E">
            <w:pPr>
              <w:spacing w:after="160" w:line="259" w:lineRule="auto"/>
              <w:jc w:val="center"/>
              <w:rPr>
                <w:b/>
                <w:sz w:val="18"/>
                <w:szCs w:val="24"/>
                <w:lang w:val="en-US"/>
              </w:rPr>
            </w:pPr>
          </w:p>
          <w:p w14:paraId="2D61FC63" w14:textId="77777777" w:rsidR="00074886" w:rsidRPr="00F5366E" w:rsidRDefault="00F5366E" w:rsidP="0021695F">
            <w:pPr>
              <w:jc w:val="center"/>
              <w:rPr>
                <w:b/>
                <w:sz w:val="24"/>
                <w:szCs w:val="24"/>
              </w:rPr>
            </w:pPr>
            <w:r w:rsidRPr="00F5366E">
              <w:rPr>
                <w:sz w:val="18"/>
                <w:szCs w:val="24"/>
              </w:rPr>
              <w:t xml:space="preserve">AREA </w:t>
            </w:r>
            <w:r w:rsidR="0021695F">
              <w:rPr>
                <w:sz w:val="18"/>
                <w:szCs w:val="24"/>
              </w:rPr>
              <w:t>PRODOTTI</w:t>
            </w:r>
          </w:p>
        </w:tc>
        <w:tc>
          <w:tcPr>
            <w:tcW w:w="6379" w:type="dxa"/>
            <w:vAlign w:val="center"/>
          </w:tcPr>
          <w:p w14:paraId="231C1E95" w14:textId="77777777" w:rsidR="00074886" w:rsidRDefault="009F6E6C" w:rsidP="009F6E6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9F6E6C">
              <w:rPr>
                <w:b/>
                <w:sz w:val="24"/>
                <w:szCs w:val="24"/>
                <w:lang w:val="en-US"/>
              </w:rPr>
              <w:t>SCHEDA PRODOTTO</w:t>
            </w:r>
          </w:p>
          <w:p w14:paraId="08CE11F3" w14:textId="77777777" w:rsidR="006C5B97" w:rsidRPr="006C5B97" w:rsidRDefault="006C5B97" w:rsidP="009F6E6C">
            <w:pPr>
              <w:jc w:val="center"/>
              <w:rPr>
                <w:b/>
                <w:sz w:val="6"/>
                <w:szCs w:val="24"/>
                <w:lang w:val="en-US"/>
              </w:rPr>
            </w:pPr>
          </w:p>
          <w:tbl>
            <w:tblPr>
              <w:tblStyle w:val="Grigliatabella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910"/>
              <w:gridCol w:w="3577"/>
            </w:tblGrid>
            <w:tr w:rsidR="006C5B97" w:rsidRPr="006C5B97" w14:paraId="42A4AD34" w14:textId="77777777" w:rsidTr="008F668F">
              <w:trPr>
                <w:trHeight w:val="441"/>
                <w:jc w:val="center"/>
              </w:trPr>
              <w:tc>
                <w:tcPr>
                  <w:tcW w:w="1910" w:type="dxa"/>
                </w:tcPr>
                <w:p w14:paraId="64934641" w14:textId="77777777" w:rsidR="006C5B97" w:rsidRPr="006C5B97" w:rsidRDefault="006C5B97" w:rsidP="009F6E6C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 w:rsidRPr="006C5B97">
                    <w:rPr>
                      <w:sz w:val="24"/>
                      <w:szCs w:val="24"/>
                    </w:rPr>
                    <w:t>Denominazione:</w:t>
                  </w:r>
                </w:p>
              </w:tc>
              <w:tc>
                <w:tcPr>
                  <w:tcW w:w="3577" w:type="dxa"/>
                </w:tcPr>
                <w:p w14:paraId="2859245B" w14:textId="77777777" w:rsidR="00D55A91" w:rsidRPr="00FB62CE" w:rsidRDefault="000A44E0" w:rsidP="00526CEF">
                  <w:pPr>
                    <w:rPr>
                      <w:del w:id="0" w:author="Mario Silla" w:date="2022-09-12T09:13:00Z"/>
                      <w:b/>
                      <w:bCs/>
                      <w:color w:val="FF0000"/>
                    </w:rPr>
                  </w:pPr>
                  <w:del w:id="1" w:author="Mario Silla" w:date="2022-09-12T09:13:00Z">
                    <w:r>
                      <w:rPr>
                        <w:b/>
                        <w:bCs/>
                        <w:color w:val="FF0000"/>
                      </w:rPr>
                      <w:delText>DA DEFINIRE</w:delText>
                    </w:r>
                  </w:del>
                </w:p>
                <w:p w14:paraId="00FB278D" w14:textId="0F4DB3AA" w:rsidR="00D55A91" w:rsidRPr="009E2C5D" w:rsidRDefault="009E2C5D" w:rsidP="009E2C5D">
                  <w:pPr>
                    <w:rPr>
                      <w:ins w:id="2" w:author="Mario Silla" w:date="2022-09-12T09:13:00Z"/>
                      <w:sz w:val="24"/>
                      <w:szCs w:val="24"/>
                    </w:rPr>
                  </w:pPr>
                  <w:ins w:id="3" w:author="Mario Silla" w:date="2022-09-12T09:13:00Z">
                    <w:r w:rsidRPr="009E2C5D">
                      <w:rPr>
                        <w:sz w:val="24"/>
                        <w:szCs w:val="24"/>
                      </w:rPr>
                      <w:t xml:space="preserve">Wopta per te </w:t>
                    </w:r>
                  </w:ins>
                </w:p>
                <w:p w14:paraId="1DC9D76C" w14:textId="09E76C54" w:rsidR="009E2C5D" w:rsidRPr="009E2C5D" w:rsidRDefault="009E2C5D" w:rsidP="009E2C5D">
                  <w:pPr>
                    <w:rPr>
                      <w:ins w:id="4" w:author="Mario Silla" w:date="2022-09-12T09:13:00Z"/>
                      <w:sz w:val="24"/>
                      <w:szCs w:val="24"/>
                    </w:rPr>
                  </w:pPr>
                  <w:ins w:id="5" w:author="Mario Silla" w:date="2022-09-12T09:13:00Z">
                    <w:r w:rsidRPr="009E2C5D">
                      <w:rPr>
                        <w:sz w:val="24"/>
                        <w:szCs w:val="24"/>
                      </w:rPr>
                      <w:t>Artigiani &amp; Imprese</w:t>
                    </w:r>
                  </w:ins>
                </w:p>
                <w:p w14:paraId="3E28E9F8" w14:textId="77777777" w:rsidR="006C5B97" w:rsidRPr="006C5B97" w:rsidRDefault="006C5B97" w:rsidP="009E2C5D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6C5B97" w:rsidRPr="006C5B97" w14:paraId="5C6F6519" w14:textId="77777777" w:rsidTr="008F668F">
              <w:trPr>
                <w:trHeight w:val="237"/>
                <w:jc w:val="center"/>
              </w:trPr>
              <w:tc>
                <w:tcPr>
                  <w:tcW w:w="1910" w:type="dxa"/>
                </w:tcPr>
                <w:p w14:paraId="42958E97" w14:textId="77777777" w:rsidR="006C5B97" w:rsidRPr="006C5B97" w:rsidRDefault="006C5B97" w:rsidP="009F6E6C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 w:rsidRPr="006C5B97">
                    <w:rPr>
                      <w:sz w:val="24"/>
                      <w:szCs w:val="24"/>
                    </w:rPr>
                    <w:t>Codice prodotto:</w:t>
                  </w:r>
                </w:p>
              </w:tc>
              <w:tc>
                <w:tcPr>
                  <w:tcW w:w="3577" w:type="dxa"/>
                </w:tcPr>
                <w:p w14:paraId="7E8C0381" w14:textId="7ED4911E" w:rsidR="006C5B97" w:rsidRPr="006C5B97" w:rsidRDefault="006C5B97" w:rsidP="00526CEF">
                  <w:pPr>
                    <w:rPr>
                      <w:sz w:val="24"/>
                      <w:szCs w:val="24"/>
                    </w:rPr>
                  </w:pPr>
                  <w:r w:rsidRPr="006C5B97">
                    <w:rPr>
                      <w:i/>
                      <w:color w:val="808080" w:themeColor="background1" w:themeShade="80"/>
                      <w:sz w:val="24"/>
                      <w:szCs w:val="24"/>
                    </w:rPr>
                    <w:t xml:space="preserve">Es: </w:t>
                  </w:r>
                  <w:del w:id="6" w:author="Mario Silla" w:date="2022-09-12T09:13:00Z">
                    <w:r w:rsidR="0021695F" w:rsidRPr="0021695F">
                      <w:rPr>
                        <w:bCs/>
                        <w:color w:val="1F497D"/>
                      </w:rPr>
                      <w:delText>PMI</w:delText>
                    </w:r>
                  </w:del>
                  <w:ins w:id="7" w:author="Mario Silla" w:date="2022-09-12T09:13:00Z">
                    <w:r w:rsidR="0021695F" w:rsidRPr="0021695F">
                      <w:rPr>
                        <w:bCs/>
                        <w:color w:val="1F497D"/>
                      </w:rPr>
                      <w:t>PMI</w:t>
                    </w:r>
                    <w:r w:rsidR="009E2C5D">
                      <w:rPr>
                        <w:bCs/>
                        <w:color w:val="1F497D"/>
                      </w:rPr>
                      <w:t>W</w:t>
                    </w:r>
                  </w:ins>
                </w:p>
              </w:tc>
            </w:tr>
            <w:tr w:rsidR="006C5B97" w:rsidRPr="006C5B97" w14:paraId="389E50DB" w14:textId="77777777" w:rsidTr="008F668F">
              <w:trPr>
                <w:trHeight w:val="229"/>
                <w:jc w:val="center"/>
              </w:trPr>
              <w:tc>
                <w:tcPr>
                  <w:tcW w:w="1910" w:type="dxa"/>
                </w:tcPr>
                <w:p w14:paraId="38864607" w14:textId="77777777" w:rsidR="006C5B97" w:rsidRPr="006C5B97" w:rsidRDefault="006C5B97" w:rsidP="009F6E6C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 w:rsidRPr="006C5B97">
                    <w:rPr>
                      <w:sz w:val="24"/>
                      <w:szCs w:val="24"/>
                    </w:rPr>
                    <w:t>Edizione:</w:t>
                  </w:r>
                </w:p>
              </w:tc>
              <w:tc>
                <w:tcPr>
                  <w:tcW w:w="3577" w:type="dxa"/>
                </w:tcPr>
                <w:p w14:paraId="12393B22" w14:textId="77777777" w:rsidR="006C5B97" w:rsidRPr="006C5B97" w:rsidRDefault="006C5B97" w:rsidP="006C5B97">
                  <w:pPr>
                    <w:rPr>
                      <w:b/>
                      <w:sz w:val="24"/>
                      <w:szCs w:val="24"/>
                    </w:rPr>
                  </w:pPr>
                  <w:r w:rsidRPr="006C5B97">
                    <w:rPr>
                      <w:i/>
                      <w:color w:val="808080" w:themeColor="background1" w:themeShade="80"/>
                      <w:sz w:val="24"/>
                      <w:szCs w:val="24"/>
                    </w:rPr>
                    <w:t xml:space="preserve">Es: </w:t>
                  </w:r>
                  <w:r w:rsidRPr="0021695F">
                    <w:rPr>
                      <w:bCs/>
                      <w:color w:val="1F497D"/>
                    </w:rPr>
                    <w:t>ED.1</w:t>
                  </w:r>
                </w:p>
              </w:tc>
            </w:tr>
          </w:tbl>
          <w:p w14:paraId="2C90C2AB" w14:textId="77777777" w:rsidR="009F6E6C" w:rsidRPr="006C5B97" w:rsidRDefault="009F6E6C" w:rsidP="006C5B97">
            <w:pPr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2693" w:type="dxa"/>
            <w:vAlign w:val="center"/>
          </w:tcPr>
          <w:p w14:paraId="4888DD2F" w14:textId="3BD038D7" w:rsidR="00F5366E" w:rsidRPr="005A3A06" w:rsidRDefault="00F5366E" w:rsidP="00F5366E">
            <w:pPr>
              <w:jc w:val="center"/>
              <w:rPr>
                <w:b/>
                <w:sz w:val="18"/>
                <w:szCs w:val="18"/>
                <w:lang w:val="en-US"/>
              </w:rPr>
            </w:pPr>
            <w:r w:rsidRPr="00461DDA">
              <w:rPr>
                <w:b/>
                <w:sz w:val="18"/>
                <w:szCs w:val="18"/>
                <w:lang w:val="en-US"/>
              </w:rPr>
              <w:t>DATA:</w:t>
            </w:r>
            <w:r w:rsidR="00E57A18" w:rsidRPr="00461DDA">
              <w:rPr>
                <w:b/>
                <w:sz w:val="18"/>
                <w:szCs w:val="18"/>
                <w:lang w:val="en-US"/>
              </w:rPr>
              <w:t xml:space="preserve"> </w:t>
            </w:r>
            <w:del w:id="8" w:author="Mario Silla" w:date="2022-09-12T09:13:00Z">
              <w:r w:rsidR="003A1938">
                <w:rPr>
                  <w:b/>
                  <w:sz w:val="18"/>
                  <w:szCs w:val="18"/>
                  <w:lang w:val="en-US"/>
                </w:rPr>
                <w:delText>01</w:delText>
              </w:r>
              <w:r w:rsidR="006228F6" w:rsidRPr="00461DDA">
                <w:rPr>
                  <w:b/>
                  <w:sz w:val="18"/>
                  <w:szCs w:val="18"/>
                  <w:lang w:val="en-US"/>
                </w:rPr>
                <w:delText>.</w:delText>
              </w:r>
              <w:r w:rsidR="00544973" w:rsidRPr="00461DDA">
                <w:rPr>
                  <w:b/>
                  <w:sz w:val="18"/>
                  <w:szCs w:val="18"/>
                  <w:lang w:val="en-US"/>
                </w:rPr>
                <w:delText>0</w:delText>
              </w:r>
              <w:r w:rsidR="003A1938">
                <w:rPr>
                  <w:b/>
                  <w:sz w:val="18"/>
                  <w:szCs w:val="18"/>
                  <w:lang w:val="en-US"/>
                </w:rPr>
                <w:delText>6</w:delText>
              </w:r>
              <w:r w:rsidR="00E57A18" w:rsidRPr="00461DDA">
                <w:rPr>
                  <w:b/>
                  <w:sz w:val="18"/>
                  <w:szCs w:val="18"/>
                  <w:lang w:val="en-US"/>
                </w:rPr>
                <w:delText>.</w:delText>
              </w:r>
            </w:del>
            <w:ins w:id="9" w:author="Mario Silla" w:date="2022-09-12T09:13:00Z">
              <w:r w:rsidR="009E2C5D">
                <w:rPr>
                  <w:b/>
                  <w:sz w:val="18"/>
                  <w:szCs w:val="18"/>
                  <w:lang w:val="en-US"/>
                </w:rPr>
                <w:t>08/09/</w:t>
              </w:r>
            </w:ins>
            <w:r w:rsidR="009E2C5D">
              <w:rPr>
                <w:b/>
                <w:sz w:val="18"/>
                <w:szCs w:val="18"/>
                <w:lang w:val="en-US"/>
              </w:rPr>
              <w:t>2022</w:t>
            </w:r>
          </w:p>
          <w:p w14:paraId="459A1D5B" w14:textId="77777777" w:rsidR="00F5366E" w:rsidRDefault="00F5366E" w:rsidP="00F5366E">
            <w:pPr>
              <w:jc w:val="center"/>
              <w:rPr>
                <w:sz w:val="18"/>
                <w:szCs w:val="18"/>
                <w:lang w:val="en-US"/>
              </w:rPr>
            </w:pPr>
          </w:p>
          <w:p w14:paraId="4464F843" w14:textId="77777777" w:rsidR="00F5366E" w:rsidRPr="005A3A06" w:rsidRDefault="00F5366E" w:rsidP="00F5366E">
            <w:pPr>
              <w:rPr>
                <w:sz w:val="18"/>
                <w:szCs w:val="18"/>
                <w:lang w:val="en-US"/>
              </w:rPr>
            </w:pPr>
          </w:p>
          <w:p w14:paraId="7094F1C3" w14:textId="5F9FE2B1" w:rsidR="00F5366E" w:rsidRPr="005A3A06" w:rsidRDefault="00F5366E" w:rsidP="00F5366E">
            <w:pPr>
              <w:jc w:val="center"/>
              <w:rPr>
                <w:b/>
                <w:sz w:val="18"/>
                <w:szCs w:val="18"/>
                <w:lang w:val="en-US"/>
              </w:rPr>
            </w:pPr>
            <w:r w:rsidRPr="005A3A06">
              <w:rPr>
                <w:b/>
                <w:sz w:val="18"/>
                <w:szCs w:val="18"/>
                <w:lang w:val="en-US"/>
              </w:rPr>
              <w:t>VERSIONE</w:t>
            </w:r>
            <w:r w:rsidRPr="00461DDA">
              <w:rPr>
                <w:b/>
                <w:sz w:val="18"/>
                <w:szCs w:val="18"/>
                <w:lang w:val="en-US"/>
              </w:rPr>
              <w:t>:</w:t>
            </w:r>
            <w:r w:rsidR="00956F65" w:rsidRPr="00461DDA">
              <w:rPr>
                <w:b/>
                <w:sz w:val="18"/>
                <w:szCs w:val="18"/>
                <w:lang w:val="en-US"/>
              </w:rPr>
              <w:t xml:space="preserve"> </w:t>
            </w:r>
            <w:r w:rsidR="007B4CB4" w:rsidRPr="00461DDA">
              <w:rPr>
                <w:b/>
                <w:sz w:val="18"/>
                <w:szCs w:val="18"/>
                <w:lang w:val="en-US"/>
              </w:rPr>
              <w:t>1</w:t>
            </w:r>
          </w:p>
          <w:p w14:paraId="1D0BB45D" w14:textId="77777777" w:rsidR="00B70EBA" w:rsidRPr="00F5366E" w:rsidRDefault="00B70EBA" w:rsidP="00074886">
            <w:pPr>
              <w:jc w:val="center"/>
              <w:rPr>
                <w:b/>
                <w:sz w:val="18"/>
                <w:szCs w:val="24"/>
                <w:lang w:val="en-US"/>
              </w:rPr>
            </w:pPr>
          </w:p>
        </w:tc>
      </w:tr>
    </w:tbl>
    <w:p w14:paraId="25976C30" w14:textId="77777777" w:rsidR="00074886" w:rsidRDefault="00074886">
      <w:pPr>
        <w:rPr>
          <w:b/>
          <w:sz w:val="24"/>
          <w:szCs w:val="24"/>
          <w:u w:val="single"/>
          <w:lang w:val="en-US"/>
        </w:rPr>
      </w:pPr>
    </w:p>
    <w:tbl>
      <w:tblPr>
        <w:tblStyle w:val="Grigliatabella"/>
        <w:tblW w:w="11199" w:type="dxa"/>
        <w:tblInd w:w="-714" w:type="dxa"/>
        <w:tblLook w:val="04A0" w:firstRow="1" w:lastRow="0" w:firstColumn="1" w:lastColumn="0" w:noHBand="0" w:noVBand="1"/>
      </w:tblPr>
      <w:tblGrid>
        <w:gridCol w:w="2127"/>
        <w:gridCol w:w="9072"/>
      </w:tblGrid>
      <w:tr w:rsidR="00FF082F" w:rsidRPr="0072307A" w14:paraId="33749043" w14:textId="77777777" w:rsidTr="00FB6653">
        <w:trPr>
          <w:trHeight w:val="645"/>
        </w:trPr>
        <w:tc>
          <w:tcPr>
            <w:tcW w:w="2127" w:type="dxa"/>
            <w:vAlign w:val="center"/>
          </w:tcPr>
          <w:p w14:paraId="3D1E2BDA" w14:textId="77777777" w:rsidR="00FF082F" w:rsidRPr="0072307A" w:rsidRDefault="00FF082F">
            <w:pPr>
              <w:rPr>
                <w:b/>
                <w:u w:val="single"/>
                <w:lang w:val="en-US"/>
              </w:rPr>
            </w:pPr>
            <w:r w:rsidRPr="0072307A">
              <w:rPr>
                <w:b/>
              </w:rPr>
              <w:t>Tipologia prodotto:</w:t>
            </w:r>
          </w:p>
        </w:tc>
        <w:tc>
          <w:tcPr>
            <w:tcW w:w="9072" w:type="dxa"/>
            <w:vAlign w:val="center"/>
          </w:tcPr>
          <w:p w14:paraId="49852FCC" w14:textId="7A729783" w:rsidR="00F809EE" w:rsidRPr="00FB3E16" w:rsidRDefault="00F809EE" w:rsidP="00F809EE">
            <w:pPr>
              <w:rPr>
                <w:bCs/>
                <w:color w:val="1F497D"/>
              </w:rPr>
            </w:pPr>
            <w:r w:rsidRPr="00F809EE">
              <w:rPr>
                <w:bCs/>
                <w:color w:val="1F497D"/>
              </w:rPr>
              <w:t xml:space="preserve">Prodotto </w:t>
            </w:r>
            <w:r w:rsidRPr="0021695F">
              <w:rPr>
                <w:bCs/>
                <w:color w:val="1F497D"/>
              </w:rPr>
              <w:t>individuale</w:t>
            </w:r>
            <w:r>
              <w:rPr>
                <w:bCs/>
                <w:color w:val="1F497D"/>
              </w:rPr>
              <w:t xml:space="preserve">, inserito a catalogo, </w:t>
            </w:r>
            <w:r w:rsidRPr="00F809EE">
              <w:rPr>
                <w:bCs/>
                <w:color w:val="1F497D"/>
              </w:rPr>
              <w:t xml:space="preserve">rivolto alle </w:t>
            </w:r>
            <w:r w:rsidRPr="000A4E0F">
              <w:rPr>
                <w:b/>
                <w:bCs/>
                <w:color w:val="1F497D"/>
              </w:rPr>
              <w:t>piccole e medie imprese</w:t>
            </w:r>
            <w:r w:rsidRPr="00F809EE">
              <w:rPr>
                <w:bCs/>
                <w:color w:val="1F497D"/>
              </w:rPr>
              <w:t xml:space="preserve"> che</w:t>
            </w:r>
            <w:r w:rsidR="00444EB5">
              <w:rPr>
                <w:bCs/>
                <w:color w:val="1F497D"/>
              </w:rPr>
              <w:t xml:space="preserve"> </w:t>
            </w:r>
            <w:r w:rsidR="00444EB5" w:rsidRPr="00FB3E16">
              <w:rPr>
                <w:bCs/>
                <w:color w:val="1F497D"/>
              </w:rPr>
              <w:t xml:space="preserve">impiegano un </w:t>
            </w:r>
            <w:r w:rsidR="00444EB5" w:rsidRPr="000A4E0F">
              <w:rPr>
                <w:bCs/>
                <w:color w:val="1F497D"/>
                <w:u w:val="single"/>
              </w:rPr>
              <w:t xml:space="preserve">numero di addetti non superiore ai </w:t>
            </w:r>
            <w:r w:rsidR="00444EB5" w:rsidRPr="000A4E0F">
              <w:rPr>
                <w:b/>
                <w:bCs/>
                <w:color w:val="1F497D"/>
                <w:u w:val="single"/>
              </w:rPr>
              <w:t>20</w:t>
            </w:r>
            <w:r w:rsidRPr="00FB3E16">
              <w:rPr>
                <w:bCs/>
                <w:color w:val="1F497D"/>
              </w:rPr>
              <w:t xml:space="preserve"> </w:t>
            </w:r>
            <w:r w:rsidR="00444EB5" w:rsidRPr="00FB3E16">
              <w:rPr>
                <w:bCs/>
                <w:color w:val="1F497D"/>
              </w:rPr>
              <w:t xml:space="preserve">e che generano un </w:t>
            </w:r>
            <w:r w:rsidR="00444EB5" w:rsidRPr="000A4E0F">
              <w:rPr>
                <w:bCs/>
                <w:color w:val="1F497D"/>
                <w:u w:val="single"/>
              </w:rPr>
              <w:t xml:space="preserve">fatturato annuo fino a massimo </w:t>
            </w:r>
            <w:r w:rsidR="00444EB5" w:rsidRPr="000A4E0F">
              <w:rPr>
                <w:b/>
                <w:bCs/>
                <w:color w:val="1F497D"/>
                <w:u w:val="single"/>
              </w:rPr>
              <w:t>7,5 milioni di euro</w:t>
            </w:r>
            <w:r w:rsidR="00444EB5" w:rsidRPr="00FB3E16">
              <w:rPr>
                <w:bCs/>
                <w:color w:val="1F497D"/>
              </w:rPr>
              <w:t xml:space="preserve"> (oltre </w:t>
            </w:r>
            <w:r w:rsidR="00254504">
              <w:rPr>
                <w:bCs/>
                <w:color w:val="1F497D"/>
              </w:rPr>
              <w:t xml:space="preserve">a questo </w:t>
            </w:r>
            <w:r w:rsidR="00444EB5" w:rsidRPr="00F949C3">
              <w:rPr>
                <w:bCs/>
                <w:color w:val="1F497D"/>
              </w:rPr>
              <w:t>paramet</w:t>
            </w:r>
            <w:r w:rsidR="00254504">
              <w:rPr>
                <w:bCs/>
                <w:color w:val="1F497D"/>
              </w:rPr>
              <w:t>ro di fatturato</w:t>
            </w:r>
            <w:r w:rsidR="00444EB5" w:rsidRPr="00F949C3">
              <w:rPr>
                <w:bCs/>
                <w:color w:val="1F497D"/>
              </w:rPr>
              <w:t xml:space="preserve"> </w:t>
            </w:r>
            <w:r w:rsidR="00254504">
              <w:rPr>
                <w:bCs/>
                <w:color w:val="1F497D"/>
              </w:rPr>
              <w:t xml:space="preserve">il </w:t>
            </w:r>
            <w:r w:rsidR="00254504" w:rsidRPr="003A1938">
              <w:rPr>
                <w:color w:val="002060"/>
              </w:rPr>
              <w:t xml:space="preserve">rischio </w:t>
            </w:r>
            <w:r w:rsidR="00B01309" w:rsidRPr="003A1938">
              <w:rPr>
                <w:b/>
                <w:color w:val="002060"/>
              </w:rPr>
              <w:t>è riservato DIREZIONE</w:t>
            </w:r>
            <w:r w:rsidR="000A44E0" w:rsidRPr="00707BBA">
              <w:rPr>
                <w:b/>
                <w:bCs/>
                <w:color w:val="002060"/>
              </w:rPr>
              <w:t>, f</w:t>
            </w:r>
            <w:r w:rsidR="00B01309" w:rsidRPr="00707BBA">
              <w:rPr>
                <w:b/>
                <w:bCs/>
                <w:color w:val="002060"/>
              </w:rPr>
              <w:t>ino</w:t>
            </w:r>
            <w:r w:rsidR="00B01309" w:rsidRPr="003A1938">
              <w:rPr>
                <w:b/>
                <w:color w:val="002060"/>
              </w:rPr>
              <w:t xml:space="preserve"> a 25 </w:t>
            </w:r>
            <w:r w:rsidR="00B01309" w:rsidRPr="00707BBA">
              <w:rPr>
                <w:b/>
                <w:bCs/>
                <w:color w:val="002060"/>
              </w:rPr>
              <w:t>ad</w:t>
            </w:r>
            <w:r w:rsidR="00544973" w:rsidRPr="00707BBA">
              <w:rPr>
                <w:b/>
                <w:bCs/>
                <w:color w:val="002060"/>
              </w:rPr>
              <w:t>d</w:t>
            </w:r>
            <w:r w:rsidR="00B01309" w:rsidRPr="00707BBA">
              <w:rPr>
                <w:b/>
                <w:bCs/>
                <w:color w:val="002060"/>
              </w:rPr>
              <w:t>etti</w:t>
            </w:r>
            <w:r w:rsidR="00B01309" w:rsidRPr="003A1938">
              <w:rPr>
                <w:b/>
                <w:color w:val="002060"/>
              </w:rPr>
              <w:t xml:space="preserve"> e 10M su prodotto esistente</w:t>
            </w:r>
            <w:r w:rsidR="000A44E0" w:rsidRPr="003A1938">
              <w:rPr>
                <w:b/>
                <w:color w:val="002060"/>
              </w:rPr>
              <w:t xml:space="preserve">) </w:t>
            </w:r>
            <w:r w:rsidR="00254504" w:rsidRPr="003A1938">
              <w:rPr>
                <w:color w:val="002060"/>
              </w:rPr>
              <w:t xml:space="preserve">e </w:t>
            </w:r>
            <w:r w:rsidR="00444EB5" w:rsidRPr="003A1938">
              <w:rPr>
                <w:b/>
                <w:color w:val="002060"/>
              </w:rPr>
              <w:t>che operano</w:t>
            </w:r>
            <w:r w:rsidR="00444EB5" w:rsidRPr="003A1938">
              <w:rPr>
                <w:color w:val="002060"/>
              </w:rPr>
              <w:t xml:space="preserve"> </w:t>
            </w:r>
            <w:r w:rsidRPr="003A1938">
              <w:rPr>
                <w:b/>
                <w:color w:val="002060"/>
              </w:rPr>
              <w:t xml:space="preserve">nei seguenti </w:t>
            </w:r>
            <w:r w:rsidRPr="000A4E0F">
              <w:rPr>
                <w:b/>
                <w:bCs/>
                <w:color w:val="1F497D"/>
              </w:rPr>
              <w:t>settori</w:t>
            </w:r>
            <w:r w:rsidRPr="00FB3E16">
              <w:rPr>
                <w:bCs/>
                <w:color w:val="1F497D"/>
              </w:rPr>
              <w:t>:</w:t>
            </w:r>
          </w:p>
          <w:p w14:paraId="15878AA4" w14:textId="77777777" w:rsidR="00F809EE" w:rsidRPr="000A4E0F" w:rsidRDefault="00444EB5" w:rsidP="00005E56">
            <w:pPr>
              <w:pStyle w:val="Paragrafoelenco"/>
              <w:numPr>
                <w:ilvl w:val="0"/>
                <w:numId w:val="4"/>
              </w:numPr>
              <w:rPr>
                <w:bCs/>
                <w:color w:val="1F497D"/>
              </w:rPr>
            </w:pPr>
            <w:r w:rsidRPr="000A4E0F">
              <w:rPr>
                <w:bCs/>
                <w:color w:val="1F497D"/>
              </w:rPr>
              <w:t xml:space="preserve">COMMERCIO </w:t>
            </w:r>
            <w:r w:rsidR="00DA3276">
              <w:rPr>
                <w:bCs/>
                <w:color w:val="1F497D"/>
              </w:rPr>
              <w:t xml:space="preserve">e </w:t>
            </w:r>
            <w:r w:rsidRPr="000A4E0F">
              <w:rPr>
                <w:bCs/>
                <w:color w:val="1F497D"/>
              </w:rPr>
              <w:t>ARTIGIANATO</w:t>
            </w:r>
            <w:r w:rsidR="00F809EE" w:rsidRPr="000A4E0F">
              <w:rPr>
                <w:bCs/>
                <w:color w:val="1F497D"/>
              </w:rPr>
              <w:t>,</w:t>
            </w:r>
          </w:p>
          <w:p w14:paraId="0BDE6DC7" w14:textId="77777777" w:rsidR="00F809EE" w:rsidRPr="00FB3E16" w:rsidRDefault="00444EB5" w:rsidP="00005E56">
            <w:pPr>
              <w:pStyle w:val="Paragrafoelenco"/>
              <w:numPr>
                <w:ilvl w:val="0"/>
                <w:numId w:val="4"/>
              </w:numPr>
              <w:rPr>
                <w:bCs/>
                <w:color w:val="1F497D"/>
              </w:rPr>
            </w:pPr>
            <w:r w:rsidRPr="000A4E0F">
              <w:rPr>
                <w:bCs/>
                <w:color w:val="1F497D"/>
              </w:rPr>
              <w:t>RISTORAZIONE</w:t>
            </w:r>
          </w:p>
          <w:p w14:paraId="6F26279C" w14:textId="77777777" w:rsidR="00F809EE" w:rsidRPr="00FB3E16" w:rsidRDefault="00444EB5" w:rsidP="00005E56">
            <w:pPr>
              <w:pStyle w:val="Paragrafoelenco"/>
              <w:numPr>
                <w:ilvl w:val="0"/>
                <w:numId w:val="4"/>
              </w:numPr>
              <w:rPr>
                <w:bCs/>
                <w:color w:val="1F497D"/>
              </w:rPr>
            </w:pPr>
            <w:r w:rsidRPr="000A4E0F">
              <w:rPr>
                <w:bCs/>
                <w:color w:val="1F497D"/>
              </w:rPr>
              <w:t>MANIFATTURA</w:t>
            </w:r>
          </w:p>
          <w:p w14:paraId="25CA6DFB" w14:textId="77777777" w:rsidR="00F809EE" w:rsidRPr="000A4E0F" w:rsidRDefault="00444EB5" w:rsidP="00005E56">
            <w:pPr>
              <w:pStyle w:val="Paragrafoelenco"/>
              <w:numPr>
                <w:ilvl w:val="0"/>
                <w:numId w:val="4"/>
              </w:numPr>
              <w:rPr>
                <w:bCs/>
                <w:color w:val="1F497D"/>
              </w:rPr>
            </w:pPr>
            <w:r w:rsidRPr="000A4E0F">
              <w:rPr>
                <w:bCs/>
                <w:color w:val="1F497D"/>
              </w:rPr>
              <w:t>SERVIZI</w:t>
            </w:r>
            <w:r w:rsidR="00DA3276">
              <w:rPr>
                <w:bCs/>
                <w:color w:val="1F497D"/>
              </w:rPr>
              <w:t xml:space="preserve"> </w:t>
            </w:r>
          </w:p>
          <w:p w14:paraId="61E9F5A5" w14:textId="77777777" w:rsidR="00F809EE" w:rsidRPr="000A4E0F" w:rsidRDefault="00444EB5" w:rsidP="00005E56">
            <w:pPr>
              <w:pStyle w:val="Paragrafoelenco"/>
              <w:numPr>
                <w:ilvl w:val="0"/>
                <w:numId w:val="4"/>
              </w:numPr>
              <w:rPr>
                <w:bCs/>
                <w:color w:val="1F497D"/>
              </w:rPr>
            </w:pPr>
            <w:r w:rsidRPr="000A4E0F">
              <w:rPr>
                <w:bCs/>
                <w:color w:val="1F497D"/>
              </w:rPr>
              <w:t>EDILIZIA</w:t>
            </w:r>
          </w:p>
          <w:p w14:paraId="6781B55F" w14:textId="77777777" w:rsidR="00F809EE" w:rsidRPr="000A4E0F" w:rsidRDefault="00444EB5" w:rsidP="00005E56">
            <w:pPr>
              <w:pStyle w:val="Paragrafoelenco"/>
              <w:numPr>
                <w:ilvl w:val="0"/>
                <w:numId w:val="4"/>
              </w:numPr>
              <w:rPr>
                <w:bCs/>
                <w:color w:val="1F497D"/>
              </w:rPr>
            </w:pPr>
            <w:r w:rsidRPr="000A4E0F">
              <w:rPr>
                <w:bCs/>
                <w:color w:val="1F497D"/>
              </w:rPr>
              <w:t>TERZO SETTORE</w:t>
            </w:r>
          </w:p>
          <w:p w14:paraId="7617F612" w14:textId="77777777" w:rsidR="00834023" w:rsidRDefault="00834023" w:rsidP="0021695F">
            <w:pPr>
              <w:rPr>
                <w:bCs/>
                <w:color w:val="1F497D"/>
              </w:rPr>
            </w:pPr>
            <w:r>
              <w:rPr>
                <w:bCs/>
                <w:color w:val="1F497D"/>
              </w:rPr>
              <w:t>Prodotto:</w:t>
            </w:r>
          </w:p>
          <w:p w14:paraId="1047F459" w14:textId="77777777" w:rsidR="0021695F" w:rsidRDefault="0021695F" w:rsidP="00005E56">
            <w:pPr>
              <w:pStyle w:val="Paragrafoelenco"/>
              <w:numPr>
                <w:ilvl w:val="0"/>
                <w:numId w:val="2"/>
              </w:numPr>
              <w:rPr>
                <w:bCs/>
                <w:color w:val="1F497D"/>
              </w:rPr>
            </w:pPr>
            <w:r w:rsidRPr="0021695F">
              <w:rPr>
                <w:bCs/>
                <w:color w:val="1F497D"/>
                <w:u w:val="single"/>
              </w:rPr>
              <w:t>Multirischio</w:t>
            </w:r>
            <w:r w:rsidRPr="0021695F">
              <w:rPr>
                <w:bCs/>
                <w:color w:val="1F497D"/>
              </w:rPr>
              <w:t xml:space="preserve"> (più unità immobiliari assicurate con il medesimo contratto riconducibili alla società giuridica Contraente, di proprietà e/o in locazione del contraente)</w:t>
            </w:r>
            <w:r w:rsidR="00E502A5">
              <w:rPr>
                <w:bCs/>
                <w:color w:val="1F497D"/>
              </w:rPr>
              <w:t xml:space="preserve">: massimo </w:t>
            </w:r>
            <w:r w:rsidR="00C02BD8" w:rsidRPr="00435F64">
              <w:rPr>
                <w:b/>
                <w:bCs/>
                <w:color w:val="FF0000"/>
              </w:rPr>
              <w:t>10</w:t>
            </w:r>
            <w:r w:rsidR="00C02BD8">
              <w:rPr>
                <w:bCs/>
                <w:color w:val="1F497D"/>
              </w:rPr>
              <w:t xml:space="preserve"> per polizza.</w:t>
            </w:r>
          </w:p>
          <w:p w14:paraId="3375ABB6" w14:textId="77777777" w:rsidR="00572E96" w:rsidRPr="0021695F" w:rsidRDefault="00572E96" w:rsidP="004A46FF">
            <w:pPr>
              <w:pStyle w:val="Paragrafoelenco"/>
              <w:rPr>
                <w:bCs/>
                <w:color w:val="1F497D"/>
              </w:rPr>
            </w:pPr>
          </w:p>
          <w:p w14:paraId="4449337E" w14:textId="04277BB6" w:rsidR="00560278" w:rsidRPr="00435F64" w:rsidRDefault="0021695F" w:rsidP="00005E56">
            <w:pPr>
              <w:pStyle w:val="Paragrafoelenco"/>
              <w:numPr>
                <w:ilvl w:val="0"/>
                <w:numId w:val="2"/>
              </w:numPr>
              <w:rPr>
                <w:bCs/>
                <w:color w:val="1F497D"/>
              </w:rPr>
            </w:pPr>
            <w:r w:rsidRPr="00560278">
              <w:rPr>
                <w:bCs/>
                <w:color w:val="1F497D"/>
                <w:u w:val="single"/>
              </w:rPr>
              <w:t>Multigaranzia</w:t>
            </w:r>
            <w:r w:rsidR="00DD1F22">
              <w:rPr>
                <w:bCs/>
                <w:color w:val="1F497D"/>
                <w:u w:val="single"/>
              </w:rPr>
              <w:t xml:space="preserve">: </w:t>
            </w:r>
            <w:r w:rsidR="00560278" w:rsidRPr="00435F64">
              <w:rPr>
                <w:bCs/>
                <w:color w:val="1F497D"/>
              </w:rPr>
              <w:t>soluzione assicurativa che offre una gamma di garanzie, abbinabili a scelta del</w:t>
            </w:r>
            <w:r w:rsidR="00560278" w:rsidRPr="00560278">
              <w:rPr>
                <w:bCs/>
                <w:color w:val="1F497D"/>
              </w:rPr>
              <w:t xml:space="preserve"> </w:t>
            </w:r>
            <w:r w:rsidR="00560278" w:rsidRPr="00435F64">
              <w:rPr>
                <w:bCs/>
                <w:color w:val="1F497D"/>
              </w:rPr>
              <w:t>Contraente, a copertura dei rischi che quotidianamente minacciano la stabilità economica di un</w:t>
            </w:r>
            <w:r w:rsidR="003A1938">
              <w:rPr>
                <w:bCs/>
                <w:color w:val="1F497D"/>
              </w:rPr>
              <w:t>’</w:t>
            </w:r>
            <w:r w:rsidR="00560278" w:rsidRPr="00435F64">
              <w:rPr>
                <w:bCs/>
                <w:color w:val="1F497D"/>
              </w:rPr>
              <w:t>azienda</w:t>
            </w:r>
            <w:r w:rsidR="00560278">
              <w:rPr>
                <w:bCs/>
                <w:color w:val="1F497D"/>
              </w:rPr>
              <w:t xml:space="preserve">, </w:t>
            </w:r>
            <w:r w:rsidR="00560278" w:rsidRPr="00435F64">
              <w:rPr>
                <w:bCs/>
                <w:color w:val="1F497D"/>
              </w:rPr>
              <w:t>relativi ai beni dell</w:t>
            </w:r>
            <w:r w:rsidR="003A1938">
              <w:rPr>
                <w:bCs/>
                <w:color w:val="1F497D"/>
              </w:rPr>
              <w:t>’</w:t>
            </w:r>
            <w:r w:rsidR="00560278" w:rsidRPr="00435F64">
              <w:rPr>
                <w:bCs/>
                <w:color w:val="1F497D"/>
              </w:rPr>
              <w:t>attività</w:t>
            </w:r>
            <w:r w:rsidR="00560278">
              <w:rPr>
                <w:bCs/>
                <w:color w:val="1F497D"/>
              </w:rPr>
              <w:t xml:space="preserve"> </w:t>
            </w:r>
            <w:r w:rsidR="00560278" w:rsidRPr="00435F64">
              <w:rPr>
                <w:bCs/>
                <w:color w:val="1F497D"/>
              </w:rPr>
              <w:t>stessa (</w:t>
            </w:r>
            <w:r w:rsidR="005A45A3">
              <w:rPr>
                <w:bCs/>
                <w:color w:val="1F497D"/>
              </w:rPr>
              <w:t xml:space="preserve">copertura </w:t>
            </w:r>
            <w:r w:rsidR="00560278" w:rsidRPr="00435F64">
              <w:rPr>
                <w:bCs/>
                <w:color w:val="1F497D"/>
              </w:rPr>
              <w:t>Incendio, Furto, Elettronica, Assistenza), nonché di quelli connessi all</w:t>
            </w:r>
            <w:r w:rsidR="003A1938">
              <w:rPr>
                <w:bCs/>
                <w:color w:val="1F497D"/>
              </w:rPr>
              <w:t>’</w:t>
            </w:r>
            <w:r w:rsidR="00560278" w:rsidRPr="00435F64">
              <w:rPr>
                <w:bCs/>
                <w:color w:val="1F497D"/>
              </w:rPr>
              <w:t>attività svolta (</w:t>
            </w:r>
            <w:r w:rsidR="00560278">
              <w:rPr>
                <w:bCs/>
                <w:color w:val="1F497D"/>
              </w:rPr>
              <w:t xml:space="preserve">ad esempio: </w:t>
            </w:r>
            <w:r w:rsidR="00560278" w:rsidRPr="00435F64">
              <w:rPr>
                <w:bCs/>
                <w:color w:val="1F497D"/>
              </w:rPr>
              <w:t>Responsabilità Civile verso terzi, verso i prestatori di lavoro, Tutela Legale</w:t>
            </w:r>
            <w:r w:rsidR="005A45A3">
              <w:rPr>
                <w:bCs/>
                <w:color w:val="1F497D"/>
              </w:rPr>
              <w:t>, Cyber Risk, interruzione del business per danni da incendio e complementari</w:t>
            </w:r>
            <w:r w:rsidR="00560278" w:rsidRPr="00435F64">
              <w:rPr>
                <w:bCs/>
                <w:color w:val="1F497D"/>
              </w:rPr>
              <w:t>)</w:t>
            </w:r>
          </w:p>
          <w:p w14:paraId="79C1A12C" w14:textId="77777777" w:rsidR="003A1938" w:rsidRDefault="003A1938" w:rsidP="003A1938">
            <w:pPr>
              <w:pStyle w:val="Paragrafoelenco"/>
              <w:rPr>
                <w:bCs/>
                <w:color w:val="1F497D"/>
              </w:rPr>
            </w:pPr>
          </w:p>
          <w:p w14:paraId="47494276" w14:textId="77777777" w:rsidR="00834023" w:rsidRDefault="00834023" w:rsidP="00435F64">
            <w:pPr>
              <w:pStyle w:val="Paragrafoelenco"/>
              <w:rPr>
                <w:bCs/>
                <w:color w:val="1F497D"/>
              </w:rPr>
            </w:pPr>
          </w:p>
          <w:p w14:paraId="608792F7" w14:textId="77777777" w:rsidR="00FF082F" w:rsidRPr="00435F64" w:rsidRDefault="0021695F" w:rsidP="00005E56">
            <w:pPr>
              <w:pStyle w:val="Paragrafoelenco"/>
              <w:numPr>
                <w:ilvl w:val="0"/>
                <w:numId w:val="2"/>
              </w:numPr>
              <w:rPr>
                <w:i/>
              </w:rPr>
            </w:pPr>
            <w:r w:rsidRPr="0021695F">
              <w:rPr>
                <w:bCs/>
                <w:color w:val="1F497D"/>
                <w:u w:val="single"/>
              </w:rPr>
              <w:t>Modulare</w:t>
            </w:r>
            <w:r w:rsidRPr="0021695F">
              <w:rPr>
                <w:bCs/>
                <w:color w:val="1F497D"/>
              </w:rPr>
              <w:t xml:space="preserve"> (</w:t>
            </w:r>
            <w:r w:rsidR="00834023">
              <w:rPr>
                <w:bCs/>
                <w:color w:val="1F497D"/>
              </w:rPr>
              <w:t xml:space="preserve">vi </w:t>
            </w:r>
            <w:r w:rsidR="00834023" w:rsidRPr="00526CEF">
              <w:rPr>
                <w:bCs/>
                <w:color w:val="1F497D"/>
              </w:rPr>
              <w:t>saranno tuttavia regole assuntive preclusive per l’acquisto di alcune garanzie per determinati settori</w:t>
            </w:r>
            <w:r w:rsidR="00C85E66" w:rsidRPr="00526CEF">
              <w:rPr>
                <w:bCs/>
                <w:color w:val="1F497D"/>
              </w:rPr>
              <w:t>, ed alcune garanzie “opzionali” acquistabili solo in presenza di altre coperture.</w:t>
            </w:r>
            <w:r w:rsidRPr="00526CEF">
              <w:rPr>
                <w:bCs/>
                <w:color w:val="1F497D"/>
              </w:rPr>
              <w:t>)</w:t>
            </w:r>
            <w:r w:rsidR="00834023" w:rsidRPr="00526CEF">
              <w:rPr>
                <w:bCs/>
                <w:color w:val="1F497D"/>
              </w:rPr>
              <w:t>.</w:t>
            </w:r>
          </w:p>
          <w:p w14:paraId="14510DB2" w14:textId="77777777" w:rsidR="003A1938" w:rsidRDefault="003A1938" w:rsidP="003A1938">
            <w:pPr>
              <w:pStyle w:val="Paragrafoelenco"/>
              <w:rPr>
                <w:i/>
              </w:rPr>
            </w:pPr>
          </w:p>
          <w:p w14:paraId="4C1DEF5D" w14:textId="77777777" w:rsidR="00560278" w:rsidRPr="00435F64" w:rsidRDefault="00560278" w:rsidP="00435F64">
            <w:pPr>
              <w:spacing w:line="244" w:lineRule="exact"/>
              <w:ind w:left="624"/>
              <w:rPr>
                <w:i/>
              </w:rPr>
            </w:pPr>
          </w:p>
        </w:tc>
      </w:tr>
    </w:tbl>
    <w:p w14:paraId="19CF2D23" w14:textId="6CB9DBCA" w:rsidR="00FF082F" w:rsidRPr="00BE1DD8" w:rsidRDefault="00FF082F">
      <w:pPr>
        <w:rPr>
          <w:b/>
          <w:sz w:val="14"/>
          <w:u w:val="single"/>
        </w:rPr>
      </w:pPr>
    </w:p>
    <w:tbl>
      <w:tblPr>
        <w:tblStyle w:val="Grigliatabella"/>
        <w:tblW w:w="11199" w:type="dxa"/>
        <w:tblInd w:w="-714" w:type="dxa"/>
        <w:tblLook w:val="04A0" w:firstRow="1" w:lastRow="0" w:firstColumn="1" w:lastColumn="0" w:noHBand="0" w:noVBand="1"/>
      </w:tblPr>
      <w:tblGrid>
        <w:gridCol w:w="2127"/>
        <w:gridCol w:w="9072"/>
      </w:tblGrid>
      <w:tr w:rsidR="00213D0C" w:rsidRPr="0072307A" w14:paraId="2BE1BD71" w14:textId="77777777" w:rsidTr="00FB6653">
        <w:trPr>
          <w:trHeight w:val="645"/>
        </w:trPr>
        <w:tc>
          <w:tcPr>
            <w:tcW w:w="2127" w:type="dxa"/>
            <w:vAlign w:val="center"/>
          </w:tcPr>
          <w:p w14:paraId="3C03668A" w14:textId="77777777" w:rsidR="00213D0C" w:rsidRPr="0072307A" w:rsidRDefault="00213D0C" w:rsidP="001543BD">
            <w:pPr>
              <w:rPr>
                <w:b/>
                <w:u w:val="single"/>
                <w:lang w:val="en-US"/>
              </w:rPr>
            </w:pPr>
            <w:r w:rsidRPr="0072307A">
              <w:rPr>
                <w:b/>
              </w:rPr>
              <w:t>Canale distributivo:</w:t>
            </w:r>
          </w:p>
        </w:tc>
        <w:tc>
          <w:tcPr>
            <w:tcW w:w="9072" w:type="dxa"/>
            <w:vAlign w:val="center"/>
          </w:tcPr>
          <w:p w14:paraId="69819944" w14:textId="30352B84" w:rsidR="00213D0C" w:rsidRPr="00BE1DD8" w:rsidRDefault="000A44E0" w:rsidP="00834023">
            <w:pPr>
              <w:rPr>
                <w:b/>
                <w:u w:val="single"/>
              </w:rPr>
            </w:pPr>
            <w:r w:rsidRPr="00752D43">
              <w:rPr>
                <w:bCs/>
                <w:color w:val="1F497D"/>
              </w:rPr>
              <w:t>Acquistabile dalla rete dell’intermediario tramite la piattaforma dell’Intermediario</w:t>
            </w:r>
            <w:r w:rsidR="00F01807">
              <w:rPr>
                <w:bCs/>
                <w:color w:val="1F497D"/>
              </w:rPr>
              <w:t xml:space="preserve"> e direttamente online senza necessità di intermediazione fisica</w:t>
            </w:r>
            <w:r w:rsidRPr="00752D43">
              <w:rPr>
                <w:bCs/>
                <w:color w:val="1F497D"/>
              </w:rPr>
              <w:t>.</w:t>
            </w:r>
          </w:p>
        </w:tc>
      </w:tr>
    </w:tbl>
    <w:p w14:paraId="0E2D5592" w14:textId="77777777" w:rsidR="00213D0C" w:rsidRPr="00BE1DD8" w:rsidRDefault="00213D0C">
      <w:pPr>
        <w:rPr>
          <w:b/>
          <w:sz w:val="14"/>
          <w:u w:val="single"/>
        </w:rPr>
      </w:pPr>
    </w:p>
    <w:tbl>
      <w:tblPr>
        <w:tblStyle w:val="Grigliatabella"/>
        <w:tblW w:w="11199" w:type="dxa"/>
        <w:tblInd w:w="-714" w:type="dxa"/>
        <w:tblLook w:val="04A0" w:firstRow="1" w:lastRow="0" w:firstColumn="1" w:lastColumn="0" w:noHBand="0" w:noVBand="1"/>
      </w:tblPr>
      <w:tblGrid>
        <w:gridCol w:w="2127"/>
        <w:gridCol w:w="9072"/>
      </w:tblGrid>
      <w:tr w:rsidR="00FF082F" w:rsidRPr="0072307A" w14:paraId="5500ADF4" w14:textId="77777777" w:rsidTr="00FB6653">
        <w:trPr>
          <w:trHeight w:val="645"/>
        </w:trPr>
        <w:tc>
          <w:tcPr>
            <w:tcW w:w="2127" w:type="dxa"/>
            <w:vAlign w:val="center"/>
          </w:tcPr>
          <w:p w14:paraId="7C387A62" w14:textId="77777777" w:rsidR="00FF082F" w:rsidRPr="0072307A" w:rsidRDefault="00FF082F" w:rsidP="001543BD">
            <w:pPr>
              <w:rPr>
                <w:b/>
              </w:rPr>
            </w:pPr>
            <w:r w:rsidRPr="0072307A">
              <w:rPr>
                <w:b/>
              </w:rPr>
              <w:t>Target Positivo:</w:t>
            </w:r>
          </w:p>
        </w:tc>
        <w:tc>
          <w:tcPr>
            <w:tcW w:w="9072" w:type="dxa"/>
            <w:vAlign w:val="center"/>
          </w:tcPr>
          <w:p w14:paraId="1DBBF239" w14:textId="57E0FB2C" w:rsidR="00C34646" w:rsidRPr="00B73536" w:rsidRDefault="0065778F">
            <w:pPr>
              <w:rPr>
                <w:bCs/>
                <w:color w:val="1F497D"/>
              </w:rPr>
            </w:pPr>
            <w:r w:rsidRPr="00535B77">
              <w:rPr>
                <w:bCs/>
                <w:color w:val="1F497D"/>
              </w:rPr>
              <w:t>Sono assicurabili soltanto le aziende (</w:t>
            </w:r>
            <w:r w:rsidRPr="00B73536">
              <w:rPr>
                <w:bCs/>
                <w:color w:val="1F497D"/>
              </w:rPr>
              <w:t>Persone giuridiche e ditte individuali</w:t>
            </w:r>
            <w:r>
              <w:rPr>
                <w:bCs/>
                <w:color w:val="1F497D"/>
              </w:rPr>
              <w:t>)</w:t>
            </w:r>
            <w:r w:rsidRPr="00535B77">
              <w:rPr>
                <w:bCs/>
                <w:color w:val="1F497D"/>
              </w:rPr>
              <w:t xml:space="preserve"> ubicate nel territorio della Repubblica Italiana</w:t>
            </w:r>
            <w:r w:rsidR="00A40B89">
              <w:rPr>
                <w:bCs/>
                <w:color w:val="1F497D"/>
              </w:rPr>
              <w:t xml:space="preserve">, quali </w:t>
            </w:r>
            <w:r w:rsidR="003B6FB6" w:rsidRPr="00B73536">
              <w:rPr>
                <w:bCs/>
                <w:color w:val="1F497D"/>
              </w:rPr>
              <w:t>(</w:t>
            </w:r>
            <w:r w:rsidR="00A66B5F" w:rsidRPr="00FB6653">
              <w:rPr>
                <w:b/>
                <w:bCs/>
                <w:color w:val="1F497D"/>
              </w:rPr>
              <w:t xml:space="preserve">guida il </w:t>
            </w:r>
            <w:r w:rsidR="003B6FB6" w:rsidRPr="00FB6653">
              <w:rPr>
                <w:b/>
                <w:bCs/>
                <w:color w:val="1F497D"/>
              </w:rPr>
              <w:t>CODICE ATECO</w:t>
            </w:r>
            <w:r w:rsidR="003B6FB6" w:rsidRPr="00B73536">
              <w:rPr>
                <w:b/>
                <w:bCs/>
                <w:color w:val="1F497D"/>
              </w:rPr>
              <w:t>)</w:t>
            </w:r>
            <w:r w:rsidR="00CB65EE" w:rsidRPr="00B73536">
              <w:rPr>
                <w:bCs/>
                <w:color w:val="1F497D"/>
              </w:rPr>
              <w:t>:</w:t>
            </w:r>
          </w:p>
          <w:p w14:paraId="4E48287B" w14:textId="77777777" w:rsidR="00C34646" w:rsidRPr="00B73536" w:rsidRDefault="00CB65EE" w:rsidP="00005E56">
            <w:pPr>
              <w:pStyle w:val="Paragrafoelenco"/>
              <w:numPr>
                <w:ilvl w:val="0"/>
                <w:numId w:val="1"/>
              </w:numPr>
              <w:rPr>
                <w:color w:val="1F497D"/>
              </w:rPr>
            </w:pPr>
            <w:r w:rsidRPr="00B73536">
              <w:rPr>
                <w:b/>
                <w:bCs/>
                <w:color w:val="1F497D"/>
              </w:rPr>
              <w:t xml:space="preserve">Esercizi </w:t>
            </w:r>
            <w:r w:rsidR="00C34646" w:rsidRPr="00B73536">
              <w:rPr>
                <w:b/>
                <w:bCs/>
                <w:color w:val="1F497D"/>
              </w:rPr>
              <w:t>commerciali</w:t>
            </w:r>
            <w:r w:rsidR="00C34646" w:rsidRPr="00B73536">
              <w:rPr>
                <w:color w:val="1F497D"/>
              </w:rPr>
              <w:t xml:space="preserve"> (</w:t>
            </w:r>
            <w:r w:rsidR="00C34646" w:rsidRPr="00B73536">
              <w:rPr>
                <w:color w:val="1F497D"/>
                <w:u w:val="single"/>
              </w:rPr>
              <w:t>negozi</w:t>
            </w:r>
            <w:r w:rsidR="00C34646" w:rsidRPr="00B73536">
              <w:rPr>
                <w:color w:val="1F497D"/>
              </w:rPr>
              <w:t>)</w:t>
            </w:r>
            <w:r w:rsidR="00F809EE" w:rsidRPr="00B73536">
              <w:rPr>
                <w:color w:val="1F497D"/>
              </w:rPr>
              <w:t>;</w:t>
            </w:r>
          </w:p>
          <w:p w14:paraId="4145E43B" w14:textId="77777777" w:rsidR="00F809EE" w:rsidRPr="00C34646" w:rsidRDefault="00F809EE" w:rsidP="00005E56">
            <w:pPr>
              <w:pStyle w:val="Paragrafoelenco"/>
              <w:numPr>
                <w:ilvl w:val="0"/>
                <w:numId w:val="1"/>
              </w:numPr>
              <w:rPr>
                <w:color w:val="1F497D"/>
              </w:rPr>
            </w:pPr>
            <w:r>
              <w:rPr>
                <w:b/>
                <w:bCs/>
                <w:color w:val="1F497D"/>
              </w:rPr>
              <w:t>Artigiani</w:t>
            </w:r>
          </w:p>
          <w:p w14:paraId="31517457" w14:textId="77777777" w:rsidR="00143542" w:rsidRDefault="00CB65EE" w:rsidP="00005E56">
            <w:pPr>
              <w:pStyle w:val="Paragrafoelenco"/>
              <w:numPr>
                <w:ilvl w:val="0"/>
                <w:numId w:val="1"/>
              </w:numPr>
              <w:rPr>
                <w:b/>
                <w:color w:val="1F497D"/>
              </w:rPr>
            </w:pPr>
            <w:r w:rsidRPr="00C34646">
              <w:rPr>
                <w:b/>
                <w:bCs/>
                <w:color w:val="1F497D"/>
              </w:rPr>
              <w:t xml:space="preserve">Aziende </w:t>
            </w:r>
            <w:r w:rsidR="00C34646" w:rsidRPr="00C34646">
              <w:rPr>
                <w:b/>
                <w:bCs/>
                <w:color w:val="1F497D"/>
              </w:rPr>
              <w:t xml:space="preserve">del settore </w:t>
            </w:r>
            <w:r w:rsidR="00143542">
              <w:rPr>
                <w:b/>
                <w:color w:val="1F497D"/>
              </w:rPr>
              <w:t>Manifatturiero</w:t>
            </w:r>
            <w:r w:rsidR="00DA3276">
              <w:rPr>
                <w:b/>
                <w:color w:val="1F497D"/>
              </w:rPr>
              <w:t>,</w:t>
            </w:r>
          </w:p>
          <w:p w14:paraId="1CE8FD55" w14:textId="398BE31B" w:rsidR="00143542" w:rsidRDefault="00143542" w:rsidP="00005E56">
            <w:pPr>
              <w:pStyle w:val="Paragrafoelenco"/>
              <w:numPr>
                <w:ilvl w:val="0"/>
                <w:numId w:val="1"/>
              </w:numPr>
              <w:rPr>
                <w:b/>
                <w:color w:val="1F497D"/>
              </w:rPr>
            </w:pPr>
            <w:r>
              <w:rPr>
                <w:b/>
                <w:color w:val="1F497D"/>
              </w:rPr>
              <w:t>Aziende di servizi</w:t>
            </w:r>
            <w:r w:rsidR="006D02A4">
              <w:rPr>
                <w:b/>
                <w:color w:val="1F497D"/>
              </w:rPr>
              <w:t xml:space="preserve"> e Uffici</w:t>
            </w:r>
          </w:p>
          <w:p w14:paraId="314B638C" w14:textId="77777777" w:rsidR="00C34646" w:rsidRPr="000A4E0F" w:rsidRDefault="00143542" w:rsidP="00005E56">
            <w:pPr>
              <w:pStyle w:val="Paragrafoelenco"/>
              <w:numPr>
                <w:ilvl w:val="0"/>
                <w:numId w:val="1"/>
              </w:numPr>
              <w:rPr>
                <w:b/>
                <w:color w:val="1F497D"/>
              </w:rPr>
            </w:pPr>
            <w:r>
              <w:rPr>
                <w:b/>
                <w:color w:val="1F497D"/>
              </w:rPr>
              <w:t>Piccole imprese edili</w:t>
            </w:r>
          </w:p>
          <w:p w14:paraId="3436B825" w14:textId="77777777" w:rsidR="00E57A18" w:rsidRPr="00461DDA" w:rsidRDefault="005234EF" w:rsidP="00005E56">
            <w:pPr>
              <w:pStyle w:val="Paragrafoelenco"/>
              <w:numPr>
                <w:ilvl w:val="0"/>
                <w:numId w:val="1"/>
              </w:numPr>
              <w:spacing w:after="160" w:line="259" w:lineRule="auto"/>
              <w:rPr>
                <w:b/>
                <w:u w:val="single"/>
              </w:rPr>
            </w:pPr>
            <w:r w:rsidRPr="00F809EE">
              <w:rPr>
                <w:b/>
                <w:bCs/>
                <w:color w:val="1F497D"/>
              </w:rPr>
              <w:t>Enti</w:t>
            </w:r>
            <w:r w:rsidR="00CB65EE" w:rsidRPr="00F809EE">
              <w:rPr>
                <w:b/>
                <w:bCs/>
                <w:color w:val="1F497D"/>
              </w:rPr>
              <w:t xml:space="preserve"> </w:t>
            </w:r>
            <w:r w:rsidR="00C34646" w:rsidRPr="00F809EE">
              <w:rPr>
                <w:b/>
                <w:bCs/>
                <w:color w:val="1F497D"/>
              </w:rPr>
              <w:t>del</w:t>
            </w:r>
            <w:r w:rsidR="00C34646" w:rsidRPr="00F809EE">
              <w:rPr>
                <w:color w:val="1F497D"/>
              </w:rPr>
              <w:t xml:space="preserve"> </w:t>
            </w:r>
            <w:r w:rsidR="00C34646" w:rsidRPr="003A1938">
              <w:rPr>
                <w:b/>
                <w:color w:val="1F497D"/>
              </w:rPr>
              <w:t>T</w:t>
            </w:r>
            <w:r w:rsidR="00C34646" w:rsidRPr="00F809EE">
              <w:rPr>
                <w:b/>
                <w:bCs/>
                <w:color w:val="1F497D"/>
              </w:rPr>
              <w:t>erzo settore</w:t>
            </w:r>
            <w:r w:rsidR="005252C5" w:rsidRPr="00F809EE">
              <w:rPr>
                <w:color w:val="1F497D"/>
              </w:rPr>
              <w:t xml:space="preserve"> (“Organizzazioni di Volontariato” (OdV), “Associazioni di Promozione </w:t>
            </w:r>
            <w:r w:rsidR="005252C5" w:rsidRPr="00461DDA">
              <w:rPr>
                <w:color w:val="1F497D"/>
              </w:rPr>
              <w:t>Sociale” (APS) o “Ente del Terzo Settore” (ETS).</w:t>
            </w:r>
          </w:p>
          <w:p w14:paraId="0F17A262" w14:textId="3E215D35" w:rsidR="006F2AC4" w:rsidRDefault="002336E9" w:rsidP="006F2AC4">
            <w:pPr>
              <w:ind w:left="5"/>
              <w:rPr>
                <w:ins w:id="10" w:author="Mario Silla" w:date="2022-09-12T09:13:00Z"/>
                <w:b/>
                <w:u w:val="single"/>
              </w:rPr>
            </w:pPr>
            <w:r w:rsidRPr="00461DDA">
              <w:rPr>
                <w:b/>
                <w:u w:val="single"/>
              </w:rPr>
              <w:lastRenderedPageBreak/>
              <w:t>In caso di coesistenza di più rischi, il sistema deve consentire al cliente di inserire più voci</w:t>
            </w:r>
            <w:r w:rsidR="006D02A4" w:rsidRPr="00461DDA">
              <w:rPr>
                <w:b/>
                <w:u w:val="single"/>
              </w:rPr>
              <w:t xml:space="preserve"> </w:t>
            </w:r>
            <w:r w:rsidRPr="00461DDA">
              <w:rPr>
                <w:b/>
                <w:u w:val="single"/>
              </w:rPr>
              <w:t>al fine di tariffare</w:t>
            </w:r>
            <w:r w:rsidR="006F2AC4">
              <w:rPr>
                <w:b/>
                <w:u w:val="single"/>
              </w:rPr>
              <w:t xml:space="preserve"> </w:t>
            </w:r>
            <w:del w:id="11" w:author="Mario Silla" w:date="2022-09-12T09:13:00Z">
              <w:r w:rsidRPr="00461DDA">
                <w:rPr>
                  <w:b/>
                  <w:u w:val="single"/>
                </w:rPr>
                <w:delText>(</w:delText>
              </w:r>
              <w:r w:rsidR="005B3E4F" w:rsidRPr="00461DDA">
                <w:rPr>
                  <w:b/>
                  <w:u w:val="single"/>
                </w:rPr>
                <w:delText>sul rischio più el</w:delText>
              </w:r>
              <w:r w:rsidR="00A25911" w:rsidRPr="00461DDA">
                <w:rPr>
                  <w:b/>
                  <w:u w:val="single"/>
                </w:rPr>
                <w:delText>e</w:delText>
              </w:r>
              <w:r w:rsidR="005B3E4F" w:rsidRPr="00461DDA">
                <w:rPr>
                  <w:b/>
                  <w:u w:val="single"/>
                </w:rPr>
                <w:delText>vato</w:delText>
              </w:r>
              <w:r w:rsidR="00EA68E1" w:rsidRPr="00461DDA">
                <w:rPr>
                  <w:b/>
                  <w:u w:val="single"/>
                </w:rPr>
                <w:delText xml:space="preserve"> se presente</w:delText>
              </w:r>
              <w:r w:rsidRPr="00461DDA">
                <w:rPr>
                  <w:b/>
                  <w:u w:val="single"/>
                </w:rPr>
                <w:delText>) considerando tali rischi coesistenti (es. per tolleranza merci diverse considerare solo merci che aggravano il rischio non quelle a minor rischio)</w:delText>
              </w:r>
              <w:r w:rsidR="000773E2" w:rsidRPr="00461DDA">
                <w:rPr>
                  <w:b/>
                  <w:u w:val="single"/>
                </w:rPr>
                <w:delText>. Deve essere fornita al cliente indicazione di quale sia il rischio principale</w:delText>
              </w:r>
              <w:r w:rsidR="00B25316" w:rsidRPr="00461DDA">
                <w:rPr>
                  <w:b/>
                  <w:u w:val="single"/>
                </w:rPr>
                <w:delText xml:space="preserve"> utilizzato in tariffazione</w:delText>
              </w:r>
              <w:r w:rsidR="006E6CC1">
                <w:rPr>
                  <w:b/>
                  <w:u w:val="single"/>
                </w:rPr>
                <w:delText>, ma anche dei secondari, accettando cosi tolleranza piena per tali beni ed essendone il cliente a conoscenza</w:delText>
              </w:r>
              <w:r w:rsidR="00B25316" w:rsidRPr="00461DDA">
                <w:rPr>
                  <w:b/>
                  <w:u w:val="single"/>
                </w:rPr>
                <w:delText>.</w:delText>
              </w:r>
            </w:del>
            <w:ins w:id="12" w:author="Mario Silla" w:date="2022-09-12T09:13:00Z">
              <w:r w:rsidR="006F2AC4" w:rsidRPr="006F2AC4">
                <w:rPr>
                  <w:b/>
                  <w:u w:val="single"/>
                </w:rPr>
                <w:t>il codice dell’attività di “peggior rischio”, nel caso Property ed in presenza di più ubicazioni, se diverse, ogni ubicazione prenderà il proprio; in caso di più garanzie ognuna prende il codice di riferimento. In caso di RD per una delle attività/garanzie tutto il rischio va in RD, qualora non si volesse dare solo la copertura per il rischio emettibile in autonomia ed unico codice per RC</w:t>
              </w:r>
              <w:r w:rsidR="006F2AC4">
                <w:rPr>
                  <w:b/>
                  <w:u w:val="single"/>
                </w:rPr>
                <w:t>.</w:t>
              </w:r>
            </w:ins>
          </w:p>
          <w:p w14:paraId="32432574" w14:textId="30FA583B" w:rsidR="006F2AC4" w:rsidRPr="006D02A4" w:rsidRDefault="006F2AC4">
            <w:pPr>
              <w:ind w:left="5"/>
              <w:rPr>
                <w:b/>
                <w:u w:val="single"/>
              </w:rPr>
              <w:pPrChange w:id="13" w:author="Mario Silla" w:date="2022-09-12T09:13:00Z">
                <w:pPr>
                  <w:spacing w:after="160" w:line="259" w:lineRule="auto"/>
                  <w:ind w:left="5"/>
                </w:pPr>
              </w:pPrChange>
            </w:pPr>
          </w:p>
        </w:tc>
      </w:tr>
    </w:tbl>
    <w:p w14:paraId="161E492D" w14:textId="77777777" w:rsidR="00FF082F" w:rsidRPr="00BE1DD8" w:rsidRDefault="00FF082F">
      <w:pPr>
        <w:rPr>
          <w:b/>
          <w:sz w:val="12"/>
          <w:u w:val="single"/>
        </w:rPr>
      </w:pPr>
    </w:p>
    <w:tbl>
      <w:tblPr>
        <w:tblStyle w:val="Grigliatabella"/>
        <w:tblW w:w="11199" w:type="dxa"/>
        <w:tblInd w:w="-714" w:type="dxa"/>
        <w:tblLook w:val="04A0" w:firstRow="1" w:lastRow="0" w:firstColumn="1" w:lastColumn="0" w:noHBand="0" w:noVBand="1"/>
      </w:tblPr>
      <w:tblGrid>
        <w:gridCol w:w="2127"/>
        <w:gridCol w:w="9072"/>
      </w:tblGrid>
      <w:tr w:rsidR="00FF082F" w:rsidRPr="0072307A" w14:paraId="0BA35D62" w14:textId="77777777" w:rsidTr="00BB180A">
        <w:trPr>
          <w:trHeight w:val="4258"/>
        </w:trPr>
        <w:tc>
          <w:tcPr>
            <w:tcW w:w="2127" w:type="dxa"/>
            <w:vAlign w:val="center"/>
          </w:tcPr>
          <w:p w14:paraId="22EA0D87" w14:textId="77777777" w:rsidR="00FF082F" w:rsidRPr="0072307A" w:rsidRDefault="00FF082F" w:rsidP="00FF082F">
            <w:pPr>
              <w:rPr>
                <w:b/>
                <w:u w:val="single"/>
                <w:lang w:val="en-US"/>
              </w:rPr>
            </w:pPr>
            <w:r w:rsidRPr="0072307A">
              <w:rPr>
                <w:b/>
              </w:rPr>
              <w:t>Target Negativo:</w:t>
            </w:r>
          </w:p>
        </w:tc>
        <w:tc>
          <w:tcPr>
            <w:tcW w:w="9072" w:type="dxa"/>
            <w:vAlign w:val="center"/>
          </w:tcPr>
          <w:p w14:paraId="0815C724" w14:textId="77777777" w:rsidR="00CB65EE" w:rsidRPr="00FB6653" w:rsidRDefault="00CB65EE" w:rsidP="00534AB0">
            <w:pPr>
              <w:rPr>
                <w:bCs/>
                <w:color w:val="1F497D"/>
              </w:rPr>
            </w:pPr>
            <w:r w:rsidRPr="00FB6653">
              <w:rPr>
                <w:b/>
                <w:bCs/>
                <w:color w:val="1F497D"/>
              </w:rPr>
              <w:t>Non possono</w:t>
            </w:r>
            <w:r w:rsidRPr="00FB6653">
              <w:rPr>
                <w:bCs/>
                <w:color w:val="1F497D"/>
              </w:rPr>
              <w:t xml:space="preserve"> </w:t>
            </w:r>
            <w:r w:rsidRPr="00FB6653">
              <w:rPr>
                <w:b/>
                <w:bCs/>
                <w:color w:val="1F497D"/>
              </w:rPr>
              <w:t xml:space="preserve">accedere al </w:t>
            </w:r>
            <w:r w:rsidRPr="00FB6653">
              <w:rPr>
                <w:b/>
                <w:bCs/>
                <w:color w:val="1F497D"/>
                <w:u w:val="single"/>
              </w:rPr>
              <w:t>prodotto</w:t>
            </w:r>
            <w:r w:rsidRPr="00FB6653">
              <w:rPr>
                <w:bCs/>
                <w:color w:val="1F497D"/>
              </w:rPr>
              <w:t>:</w:t>
            </w:r>
          </w:p>
          <w:p w14:paraId="4685746A" w14:textId="77777777" w:rsidR="00CB65EE" w:rsidRDefault="00CB65EE" w:rsidP="00005E56">
            <w:pPr>
              <w:pStyle w:val="Paragrafoelenco"/>
              <w:numPr>
                <w:ilvl w:val="0"/>
                <w:numId w:val="3"/>
              </w:numPr>
              <w:ind w:left="175" w:hanging="141"/>
              <w:rPr>
                <w:bCs/>
                <w:color w:val="1F497D"/>
              </w:rPr>
            </w:pPr>
            <w:r w:rsidRPr="00535B77">
              <w:rPr>
                <w:bCs/>
                <w:color w:val="1F497D"/>
                <w:u w:val="single"/>
              </w:rPr>
              <w:t>le Persone fisiche</w:t>
            </w:r>
            <w:r w:rsidR="00DA7E82">
              <w:rPr>
                <w:bCs/>
                <w:color w:val="1F497D"/>
              </w:rPr>
              <w:t>;</w:t>
            </w:r>
          </w:p>
          <w:p w14:paraId="08CFD32A" w14:textId="77777777" w:rsidR="009F7279" w:rsidRPr="00535B77" w:rsidRDefault="009F7279" w:rsidP="00535B77">
            <w:pPr>
              <w:pStyle w:val="Paragrafoelenco"/>
              <w:ind w:left="175" w:hanging="141"/>
              <w:rPr>
                <w:bCs/>
                <w:color w:val="1F497D"/>
                <w:sz w:val="2"/>
              </w:rPr>
            </w:pPr>
          </w:p>
          <w:p w14:paraId="27E49EC4" w14:textId="77777777" w:rsidR="00CB65EE" w:rsidRPr="00FB6653" w:rsidRDefault="00CB65EE" w:rsidP="00005E56">
            <w:pPr>
              <w:pStyle w:val="Paragrafoelenco"/>
              <w:numPr>
                <w:ilvl w:val="0"/>
                <w:numId w:val="3"/>
              </w:numPr>
              <w:ind w:left="175" w:hanging="141"/>
              <w:rPr>
                <w:bCs/>
                <w:color w:val="1F497D"/>
              </w:rPr>
            </w:pPr>
            <w:r w:rsidRPr="00535B77">
              <w:rPr>
                <w:bCs/>
                <w:color w:val="1F497D"/>
                <w:u w:val="single"/>
              </w:rPr>
              <w:t>le Persone giuridiche</w:t>
            </w:r>
            <w:r w:rsidRPr="00FB6653">
              <w:rPr>
                <w:bCs/>
                <w:color w:val="1F497D"/>
              </w:rPr>
              <w:t>:</w:t>
            </w:r>
          </w:p>
          <w:p w14:paraId="08AB9B00" w14:textId="77777777" w:rsidR="00CB65EE" w:rsidRPr="00535B77" w:rsidRDefault="00CB65EE" w:rsidP="00005E56">
            <w:pPr>
              <w:pStyle w:val="Paragrafoelenco"/>
              <w:numPr>
                <w:ilvl w:val="0"/>
                <w:numId w:val="7"/>
              </w:numPr>
              <w:rPr>
                <w:bCs/>
                <w:color w:val="1F497D"/>
              </w:rPr>
            </w:pPr>
            <w:r w:rsidRPr="00535B77">
              <w:rPr>
                <w:bCs/>
                <w:color w:val="1F497D"/>
              </w:rPr>
              <w:t>con sede all’</w:t>
            </w:r>
            <w:r w:rsidRPr="00535B77">
              <w:rPr>
                <w:b/>
                <w:bCs/>
                <w:color w:val="1F497D"/>
              </w:rPr>
              <w:t>estero</w:t>
            </w:r>
            <w:r w:rsidR="00C732F8" w:rsidRPr="00535B77">
              <w:rPr>
                <w:bCs/>
                <w:color w:val="1F497D"/>
              </w:rPr>
              <w:t>;</w:t>
            </w:r>
          </w:p>
          <w:p w14:paraId="3A6601A7" w14:textId="06BFB025" w:rsidR="00302F56" w:rsidRPr="001C4CFE" w:rsidRDefault="00C02BD8">
            <w:pPr>
              <w:pStyle w:val="Paragrafoelenco"/>
              <w:numPr>
                <w:ilvl w:val="0"/>
                <w:numId w:val="7"/>
              </w:numPr>
              <w:jc w:val="both"/>
            </w:pPr>
            <w:r w:rsidRPr="00535B77">
              <w:rPr>
                <w:bCs/>
                <w:color w:val="1F497D"/>
              </w:rPr>
              <w:t xml:space="preserve">relative ad </w:t>
            </w:r>
            <w:r w:rsidR="004A6DE1" w:rsidRPr="00535B77">
              <w:rPr>
                <w:bCs/>
                <w:color w:val="1F497D"/>
              </w:rPr>
              <w:t>alcun</w:t>
            </w:r>
            <w:r w:rsidR="00C732F8" w:rsidRPr="00535B77">
              <w:rPr>
                <w:bCs/>
                <w:color w:val="1F497D"/>
              </w:rPr>
              <w:t xml:space="preserve">e </w:t>
            </w:r>
            <w:r w:rsidR="00C732F8" w:rsidRPr="00535B77">
              <w:rPr>
                <w:b/>
                <w:bCs/>
                <w:color w:val="1F497D"/>
              </w:rPr>
              <w:t>specifiche attività</w:t>
            </w:r>
            <w:r w:rsidR="003B6FB6" w:rsidRPr="00535B77">
              <w:rPr>
                <w:bCs/>
                <w:color w:val="1F497D"/>
              </w:rPr>
              <w:t xml:space="preserve"> (</w:t>
            </w:r>
            <w:r w:rsidR="00BB180A" w:rsidRPr="001C4CFE">
              <w:rPr>
                <w:bCs/>
                <w:color w:val="1F497D"/>
              </w:rPr>
              <w:t xml:space="preserve">vedasi file </w:t>
            </w:r>
            <w:r w:rsidR="001C4CFE" w:rsidRPr="003A1938">
              <w:rPr>
                <w:color w:val="FF0000"/>
              </w:rPr>
              <w:t>“</w:t>
            </w:r>
            <w:r w:rsidR="00BB180A" w:rsidRPr="003A1938">
              <w:rPr>
                <w:color w:val="FF0000"/>
              </w:rPr>
              <w:t>ATTIVITA' ASSICURABILI</w:t>
            </w:r>
            <w:r w:rsidR="001C4CFE" w:rsidRPr="001C4CFE">
              <w:rPr>
                <w:bCs/>
                <w:color w:val="FF0000"/>
              </w:rPr>
              <w:t>”</w:t>
            </w:r>
            <w:r w:rsidR="00BB180A" w:rsidRPr="001C4CFE">
              <w:rPr>
                <w:bCs/>
                <w:color w:val="4472C4" w:themeColor="accent5"/>
              </w:rPr>
              <w:t>)</w:t>
            </w:r>
            <w:r w:rsidR="00C732F8" w:rsidRPr="001C4CFE">
              <w:rPr>
                <w:bCs/>
                <w:i/>
                <w:color w:val="1F497D"/>
              </w:rPr>
              <w:t>;</w:t>
            </w:r>
            <w:r w:rsidR="00C732F8" w:rsidRPr="001C4CFE">
              <w:t xml:space="preserve"> </w:t>
            </w:r>
          </w:p>
          <w:p w14:paraId="7DC003DD" w14:textId="39F7362F" w:rsidR="00DA3276" w:rsidRDefault="00CB65EE" w:rsidP="00B73536">
            <w:pPr>
              <w:rPr>
                <w:bCs/>
                <w:color w:val="1F497D"/>
              </w:rPr>
            </w:pPr>
            <w:r w:rsidRPr="001C4CFE">
              <w:rPr>
                <w:b/>
                <w:bCs/>
                <w:color w:val="1F497D"/>
              </w:rPr>
              <w:t>Non possono</w:t>
            </w:r>
            <w:r w:rsidRPr="001C4CFE">
              <w:rPr>
                <w:bCs/>
                <w:color w:val="1F497D"/>
              </w:rPr>
              <w:t xml:space="preserve"> accedere </w:t>
            </w:r>
            <w:r w:rsidR="00C409A5">
              <w:rPr>
                <w:bCs/>
                <w:color w:val="1F497D"/>
              </w:rPr>
              <w:t>a specifiche garanzie</w:t>
            </w:r>
            <w:r w:rsidR="003F444E" w:rsidRPr="001C4CFE">
              <w:rPr>
                <w:bCs/>
                <w:color w:val="1F497D"/>
              </w:rPr>
              <w:t>, una serie di attività (</w:t>
            </w:r>
            <w:r w:rsidR="00BB180A" w:rsidRPr="001C4CFE">
              <w:rPr>
                <w:bCs/>
                <w:color w:val="1F497D"/>
              </w:rPr>
              <w:t xml:space="preserve">vedasi file </w:t>
            </w:r>
            <w:r w:rsidR="001C4CFE" w:rsidRPr="003A1938">
              <w:rPr>
                <w:color w:val="FF0000"/>
              </w:rPr>
              <w:t>“</w:t>
            </w:r>
            <w:r w:rsidR="001C4CFE" w:rsidRPr="001C4CFE">
              <w:rPr>
                <w:bCs/>
                <w:color w:val="FF0000"/>
              </w:rPr>
              <w:t>ATTIVITA</w:t>
            </w:r>
            <w:r w:rsidR="009F096A">
              <w:rPr>
                <w:bCs/>
                <w:color w:val="FF0000"/>
              </w:rPr>
              <w:t>’</w:t>
            </w:r>
            <w:r w:rsidR="001C4CFE" w:rsidRPr="003A1938">
              <w:rPr>
                <w:color w:val="FF0000"/>
              </w:rPr>
              <w:t xml:space="preserve"> ASSICURABILI</w:t>
            </w:r>
            <w:r w:rsidR="001C4CFE" w:rsidRPr="001C4CFE">
              <w:rPr>
                <w:bCs/>
                <w:color w:val="FF0000"/>
              </w:rPr>
              <w:t>”</w:t>
            </w:r>
            <w:r w:rsidR="000A4E0F" w:rsidRPr="001C4CFE">
              <w:rPr>
                <w:bCs/>
                <w:color w:val="1F497D"/>
              </w:rPr>
              <w:t>)</w:t>
            </w:r>
            <w:r w:rsidR="003F444E" w:rsidRPr="001C4CFE">
              <w:rPr>
                <w:bCs/>
                <w:color w:val="1F497D"/>
              </w:rPr>
              <w:t>.</w:t>
            </w:r>
            <w:r w:rsidR="003F444E" w:rsidRPr="00FB6653">
              <w:rPr>
                <w:bCs/>
                <w:color w:val="1F497D"/>
              </w:rPr>
              <w:t xml:space="preserve"> </w:t>
            </w:r>
          </w:p>
          <w:p w14:paraId="4A6125E7" w14:textId="77777777" w:rsidR="009F7279" w:rsidRDefault="009F7279" w:rsidP="00B73536">
            <w:pPr>
              <w:rPr>
                <w:bCs/>
                <w:color w:val="1F497D"/>
              </w:rPr>
            </w:pPr>
          </w:p>
          <w:p w14:paraId="6C3D6D9F" w14:textId="54141478" w:rsidR="00302F56" w:rsidRDefault="009F7279" w:rsidP="003A1938">
            <w:pPr>
              <w:jc w:val="both"/>
              <w:rPr>
                <w:b/>
                <w:u w:val="single"/>
              </w:rPr>
            </w:pPr>
            <w:r w:rsidRPr="009F7279">
              <w:rPr>
                <w:b/>
                <w:bCs/>
                <w:color w:val="FF0000"/>
              </w:rPr>
              <w:t>N.B.</w:t>
            </w:r>
            <w:r w:rsidRPr="009F7279">
              <w:rPr>
                <w:bCs/>
                <w:color w:val="FF0000"/>
              </w:rPr>
              <w:t xml:space="preserve"> </w:t>
            </w:r>
            <w:r>
              <w:rPr>
                <w:bCs/>
                <w:color w:val="1F497D"/>
              </w:rPr>
              <w:t>alcuni rischi sono riservati alla direzione (</w:t>
            </w:r>
            <w:r w:rsidR="00BB180A" w:rsidRPr="00535B77">
              <w:rPr>
                <w:bCs/>
                <w:color w:val="1F497D"/>
              </w:rPr>
              <w:t xml:space="preserve">vedasi </w:t>
            </w:r>
            <w:r w:rsidR="00BB180A" w:rsidRPr="00535B77">
              <w:rPr>
                <w:b/>
                <w:bCs/>
                <w:i/>
                <w:color w:val="1F497D"/>
              </w:rPr>
              <w:t>R.D</w:t>
            </w:r>
            <w:r w:rsidR="00BB180A">
              <w:rPr>
                <w:b/>
                <w:bCs/>
                <w:i/>
                <w:color w:val="1F497D"/>
              </w:rPr>
              <w:t xml:space="preserve">. </w:t>
            </w:r>
            <w:r w:rsidR="00FB0061" w:rsidRPr="00FB0061">
              <w:rPr>
                <w:iCs/>
                <w:color w:val="1F497D"/>
              </w:rPr>
              <w:t>del file</w:t>
            </w:r>
            <w:r w:rsidR="00BB180A">
              <w:rPr>
                <w:bCs/>
                <w:color w:val="1F497D"/>
              </w:rPr>
              <w:t xml:space="preserve"> </w:t>
            </w:r>
            <w:r w:rsidR="001C4CFE" w:rsidRPr="003A1938">
              <w:rPr>
                <w:color w:val="FF0000"/>
              </w:rPr>
              <w:t>“</w:t>
            </w:r>
            <w:r w:rsidR="001C4CFE" w:rsidRPr="001C4CFE">
              <w:rPr>
                <w:bCs/>
                <w:color w:val="FF0000"/>
              </w:rPr>
              <w:t>ATTIVITA</w:t>
            </w:r>
            <w:r w:rsidR="009F096A">
              <w:rPr>
                <w:bCs/>
                <w:color w:val="FF0000"/>
              </w:rPr>
              <w:t>’</w:t>
            </w:r>
            <w:r w:rsidR="001C4CFE" w:rsidRPr="003A1938">
              <w:rPr>
                <w:color w:val="FF0000"/>
              </w:rPr>
              <w:t xml:space="preserve"> ASSICURABILI</w:t>
            </w:r>
            <w:r w:rsidR="001C4CFE" w:rsidRPr="001C4CFE">
              <w:rPr>
                <w:bCs/>
                <w:color w:val="FF0000"/>
              </w:rPr>
              <w:t>”</w:t>
            </w:r>
            <w:r w:rsidR="00BB180A" w:rsidRPr="00937FFD">
              <w:rPr>
                <w:bCs/>
                <w:color w:val="1F497D"/>
              </w:rPr>
              <w:t>)</w:t>
            </w:r>
            <w:r w:rsidR="00BB180A">
              <w:rPr>
                <w:bCs/>
                <w:color w:val="1F497D"/>
              </w:rPr>
              <w:t xml:space="preserve"> </w:t>
            </w:r>
            <w:r w:rsidR="002336E9">
              <w:rPr>
                <w:bCs/>
                <w:color w:val="1F497D"/>
              </w:rPr>
              <w:t>Entro i limiti indicati di capitali assicurabili, fatturato e addetti, sarà utilizzato il prodotto esistente con deroghe di Direzione</w:t>
            </w:r>
            <w:r w:rsidR="009F096A">
              <w:rPr>
                <w:bCs/>
                <w:color w:val="1F497D"/>
              </w:rPr>
              <w:t xml:space="preserve">. </w:t>
            </w:r>
            <w:r w:rsidR="008741D1">
              <w:rPr>
                <w:bCs/>
                <w:color w:val="1F497D"/>
              </w:rPr>
              <w:t>L</w:t>
            </w:r>
            <w:r w:rsidR="009513A7">
              <w:rPr>
                <w:bCs/>
                <w:color w:val="1F497D"/>
              </w:rPr>
              <w:t>’assumibilità</w:t>
            </w:r>
            <w:r w:rsidR="009F096A">
              <w:rPr>
                <w:bCs/>
                <w:color w:val="1F497D"/>
              </w:rPr>
              <w:t xml:space="preserve"> </w:t>
            </w:r>
            <w:del w:id="14" w:author="Mario Silla" w:date="2022-09-12T09:13:00Z">
              <w:r w:rsidR="009F096A">
                <w:rPr>
                  <w:bCs/>
                  <w:color w:val="1F497D"/>
                </w:rPr>
                <w:delText>sar</w:delText>
              </w:r>
              <w:r w:rsidR="00B4189A">
                <w:rPr>
                  <w:bCs/>
                  <w:color w:val="1F497D"/>
                </w:rPr>
                <w:delText>à</w:delText>
              </w:r>
            </w:del>
            <w:ins w:id="15" w:author="Mario Silla" w:date="2022-09-12T09:13:00Z">
              <w:r w:rsidR="008741D1">
                <w:rPr>
                  <w:bCs/>
                  <w:color w:val="1F497D"/>
                </w:rPr>
                <w:t xml:space="preserve">e il premio </w:t>
              </w:r>
              <w:r w:rsidR="009F096A">
                <w:rPr>
                  <w:bCs/>
                  <w:color w:val="1F497D"/>
                </w:rPr>
                <w:t>sar</w:t>
              </w:r>
              <w:r w:rsidR="008741D1">
                <w:rPr>
                  <w:bCs/>
                  <w:color w:val="1F497D"/>
                </w:rPr>
                <w:t>anno</w:t>
              </w:r>
            </w:ins>
            <w:r w:rsidR="009F096A">
              <w:rPr>
                <w:bCs/>
                <w:color w:val="1F497D"/>
              </w:rPr>
              <w:t xml:space="preserve"> </w:t>
            </w:r>
            <w:r w:rsidR="008741D1">
              <w:rPr>
                <w:bCs/>
                <w:color w:val="1F497D"/>
              </w:rPr>
              <w:t xml:space="preserve">quindi </w:t>
            </w:r>
            <w:del w:id="16" w:author="Mario Silla" w:date="2022-09-12T09:13:00Z">
              <w:r w:rsidR="009513A7">
                <w:rPr>
                  <w:bCs/>
                  <w:color w:val="1F497D"/>
                </w:rPr>
                <w:delText>valutat</w:delText>
              </w:r>
              <w:r w:rsidR="00B4189A">
                <w:rPr>
                  <w:bCs/>
                  <w:color w:val="1F497D"/>
                </w:rPr>
                <w:delText>a</w:delText>
              </w:r>
            </w:del>
            <w:ins w:id="17" w:author="Mario Silla" w:date="2022-09-12T09:13:00Z">
              <w:r w:rsidR="009513A7">
                <w:rPr>
                  <w:bCs/>
                  <w:color w:val="1F497D"/>
                </w:rPr>
                <w:t>valutat</w:t>
              </w:r>
              <w:r w:rsidR="008741D1">
                <w:rPr>
                  <w:bCs/>
                  <w:color w:val="1F497D"/>
                </w:rPr>
                <w:t>i</w:t>
              </w:r>
            </w:ins>
            <w:r w:rsidR="009513A7">
              <w:rPr>
                <w:bCs/>
                <w:color w:val="1F497D"/>
              </w:rPr>
              <w:t xml:space="preserve"> dalla</w:t>
            </w:r>
            <w:r w:rsidR="009F096A">
              <w:rPr>
                <w:bCs/>
                <w:color w:val="1F497D"/>
              </w:rPr>
              <w:t xml:space="preserve"> Direzione</w:t>
            </w:r>
            <w:r w:rsidR="001C4CFE">
              <w:rPr>
                <w:bCs/>
                <w:color w:val="1F497D"/>
              </w:rPr>
              <w:t>.</w:t>
            </w:r>
          </w:p>
        </w:tc>
      </w:tr>
    </w:tbl>
    <w:p w14:paraId="15422C61" w14:textId="77777777" w:rsidR="00FF082F" w:rsidRPr="00BE1DD8" w:rsidRDefault="00FF082F">
      <w:pPr>
        <w:rPr>
          <w:b/>
          <w:sz w:val="12"/>
          <w:u w:val="single"/>
        </w:rPr>
      </w:pPr>
    </w:p>
    <w:tbl>
      <w:tblPr>
        <w:tblStyle w:val="Grigliatabella"/>
        <w:tblW w:w="11199" w:type="dxa"/>
        <w:tblInd w:w="-714" w:type="dxa"/>
        <w:tblLook w:val="04A0" w:firstRow="1" w:lastRow="0" w:firstColumn="1" w:lastColumn="0" w:noHBand="0" w:noVBand="1"/>
      </w:tblPr>
      <w:tblGrid>
        <w:gridCol w:w="2127"/>
        <w:gridCol w:w="9072"/>
      </w:tblGrid>
      <w:tr w:rsidR="00FF082F" w:rsidRPr="00572E96" w14:paraId="6E36AABD" w14:textId="77777777" w:rsidTr="00FB6653">
        <w:trPr>
          <w:trHeight w:val="645"/>
        </w:trPr>
        <w:tc>
          <w:tcPr>
            <w:tcW w:w="2127" w:type="dxa"/>
            <w:vAlign w:val="center"/>
          </w:tcPr>
          <w:p w14:paraId="26AD4C6C" w14:textId="77777777" w:rsidR="00FF082F" w:rsidRPr="00572E96" w:rsidRDefault="00FF082F" w:rsidP="001543BD">
            <w:pPr>
              <w:rPr>
                <w:b/>
              </w:rPr>
            </w:pPr>
            <w:r w:rsidRPr="00572E96">
              <w:rPr>
                <w:b/>
              </w:rPr>
              <w:t>Bene</w:t>
            </w:r>
            <w:r w:rsidR="00287D3F" w:rsidRPr="00572E96">
              <w:rPr>
                <w:b/>
              </w:rPr>
              <w:t>/i</w:t>
            </w:r>
            <w:r w:rsidRPr="00572E96">
              <w:rPr>
                <w:b/>
              </w:rPr>
              <w:t xml:space="preserve"> assicurato</w:t>
            </w:r>
            <w:r w:rsidR="00287D3F" w:rsidRPr="00572E96">
              <w:rPr>
                <w:b/>
              </w:rPr>
              <w:t>/i</w:t>
            </w:r>
            <w:r w:rsidRPr="00572E96">
              <w:rPr>
                <w:b/>
              </w:rPr>
              <w:t>:</w:t>
            </w:r>
          </w:p>
        </w:tc>
        <w:tc>
          <w:tcPr>
            <w:tcW w:w="9072" w:type="dxa"/>
            <w:vAlign w:val="center"/>
          </w:tcPr>
          <w:p w14:paraId="61599423" w14:textId="77777777" w:rsidR="00B7744E" w:rsidRPr="00572E96" w:rsidRDefault="00B7744E" w:rsidP="00B7744E">
            <w:pPr>
              <w:rPr>
                <w:bCs/>
                <w:color w:val="1F497D"/>
                <w:u w:val="single"/>
              </w:rPr>
            </w:pPr>
            <w:r w:rsidRPr="00572E96">
              <w:rPr>
                <w:b/>
                <w:bCs/>
                <w:color w:val="1F497D"/>
                <w:u w:val="single"/>
              </w:rPr>
              <w:t>Bene</w:t>
            </w:r>
            <w:r w:rsidR="00943487" w:rsidRPr="00572E96">
              <w:rPr>
                <w:b/>
                <w:bCs/>
                <w:color w:val="1F497D"/>
                <w:u w:val="single"/>
              </w:rPr>
              <w:t>/i</w:t>
            </w:r>
            <w:r w:rsidRPr="00572E96">
              <w:rPr>
                <w:b/>
                <w:bCs/>
                <w:color w:val="1F497D"/>
                <w:u w:val="single"/>
              </w:rPr>
              <w:t xml:space="preserve"> Assicurato</w:t>
            </w:r>
            <w:r w:rsidR="00943487" w:rsidRPr="00572E96">
              <w:rPr>
                <w:b/>
                <w:bCs/>
                <w:color w:val="1F497D"/>
                <w:u w:val="single"/>
              </w:rPr>
              <w:t>/i</w:t>
            </w:r>
            <w:r w:rsidRPr="00572E96">
              <w:rPr>
                <w:bCs/>
                <w:color w:val="1F497D"/>
                <w:u w:val="single"/>
              </w:rPr>
              <w:t xml:space="preserve">: </w:t>
            </w:r>
          </w:p>
          <w:p w14:paraId="4494F8CD" w14:textId="7DAEB70A" w:rsidR="004910CB" w:rsidRPr="00572E96" w:rsidRDefault="00B7744E" w:rsidP="00B7744E">
            <w:pPr>
              <w:rPr>
                <w:b/>
                <w:bCs/>
                <w:color w:val="1F497D"/>
              </w:rPr>
            </w:pPr>
            <w:r w:rsidRPr="00572E96">
              <w:rPr>
                <w:bCs/>
                <w:color w:val="1F497D"/>
              </w:rPr>
              <w:t xml:space="preserve">Gli immobili di </w:t>
            </w:r>
            <w:r w:rsidRPr="00572E96">
              <w:rPr>
                <w:b/>
                <w:bCs/>
                <w:color w:val="1F497D"/>
                <w:u w:val="single"/>
              </w:rPr>
              <w:t>proprietà</w:t>
            </w:r>
            <w:r w:rsidRPr="00572E96">
              <w:rPr>
                <w:bCs/>
                <w:color w:val="1F497D"/>
              </w:rPr>
              <w:t xml:space="preserve"> o </w:t>
            </w:r>
            <w:r w:rsidRPr="00572E96">
              <w:rPr>
                <w:b/>
                <w:bCs/>
                <w:color w:val="1F497D"/>
                <w:u w:val="single"/>
              </w:rPr>
              <w:t>in locazione</w:t>
            </w:r>
            <w:r w:rsidRPr="00572E96">
              <w:rPr>
                <w:bCs/>
                <w:color w:val="1F497D"/>
              </w:rPr>
              <w:t xml:space="preserve"> del contraente</w:t>
            </w:r>
            <w:r w:rsidR="00A35CC4" w:rsidRPr="00572E96">
              <w:rPr>
                <w:bCs/>
                <w:color w:val="1F497D"/>
              </w:rPr>
              <w:t>, dove si svolge l’attività dichiarata</w:t>
            </w:r>
            <w:r w:rsidRPr="00572E96">
              <w:rPr>
                <w:bCs/>
                <w:color w:val="1F497D"/>
              </w:rPr>
              <w:t>:</w:t>
            </w:r>
            <w:r w:rsidRPr="00572E96">
              <w:rPr>
                <w:i/>
                <w:color w:val="808080" w:themeColor="background1" w:themeShade="80"/>
              </w:rPr>
              <w:t xml:space="preserve"> </w:t>
            </w:r>
            <w:r w:rsidRPr="00572E96">
              <w:rPr>
                <w:b/>
                <w:bCs/>
                <w:color w:val="1F497D"/>
              </w:rPr>
              <w:t>stabili civili, capannoni, insediamenti produttivi</w:t>
            </w:r>
            <w:r w:rsidR="00147885">
              <w:rPr>
                <w:b/>
                <w:bCs/>
                <w:color w:val="1F497D"/>
              </w:rPr>
              <w:t>, come descritti nelle Condizioni di Assicurazione</w:t>
            </w:r>
            <w:r w:rsidR="004910CB" w:rsidRPr="00572E96">
              <w:rPr>
                <w:b/>
                <w:bCs/>
                <w:color w:val="1F497D"/>
              </w:rPr>
              <w:t>.</w:t>
            </w:r>
          </w:p>
          <w:p w14:paraId="2219B481" w14:textId="35A7A4E0" w:rsidR="00B7744E" w:rsidRPr="00572E96" w:rsidRDefault="00B7744E" w:rsidP="00B7744E">
            <w:pPr>
              <w:rPr>
                <w:b/>
                <w:bCs/>
                <w:color w:val="1F497D"/>
              </w:rPr>
            </w:pPr>
            <w:r w:rsidRPr="00572E96">
              <w:rPr>
                <w:bCs/>
                <w:color w:val="1F497D"/>
                <w:u w:val="single"/>
              </w:rPr>
              <w:t>Superficie Massima per singola unità</w:t>
            </w:r>
            <w:r w:rsidRPr="00572E96">
              <w:rPr>
                <w:bCs/>
                <w:color w:val="1F497D"/>
              </w:rPr>
              <w:t xml:space="preserve">: </w:t>
            </w:r>
            <w:r w:rsidRPr="00572E96">
              <w:rPr>
                <w:b/>
                <w:bCs/>
                <w:color w:val="1F497D"/>
              </w:rPr>
              <w:t>ininfluente</w:t>
            </w:r>
            <w:r w:rsidR="003B6FB6" w:rsidRPr="00572E96">
              <w:rPr>
                <w:b/>
                <w:bCs/>
                <w:color w:val="1F497D"/>
              </w:rPr>
              <w:t xml:space="preserve"> (copertura Incendio opera </w:t>
            </w:r>
            <w:r w:rsidR="00A35CC4" w:rsidRPr="00572E96">
              <w:rPr>
                <w:b/>
                <w:bCs/>
                <w:color w:val="1F497D"/>
              </w:rPr>
              <w:t xml:space="preserve">a </w:t>
            </w:r>
            <w:r w:rsidR="004910CB" w:rsidRPr="00572E96">
              <w:rPr>
                <w:b/>
                <w:bCs/>
                <w:color w:val="1F497D"/>
              </w:rPr>
              <w:t>P.R.A</w:t>
            </w:r>
            <w:r w:rsidR="004910CB" w:rsidRPr="000276B4">
              <w:rPr>
                <w:b/>
                <w:bCs/>
                <w:color w:val="1F497D"/>
              </w:rPr>
              <w:t>.</w:t>
            </w:r>
            <w:r w:rsidR="001C4CFE" w:rsidRPr="000276B4">
              <w:rPr>
                <w:b/>
                <w:bCs/>
                <w:color w:val="1F497D"/>
              </w:rPr>
              <w:t xml:space="preserve"> o Valore Intero</w:t>
            </w:r>
            <w:r w:rsidR="004910CB" w:rsidRPr="000276B4">
              <w:rPr>
                <w:b/>
                <w:bCs/>
                <w:color w:val="1F497D"/>
              </w:rPr>
              <w:t>)</w:t>
            </w:r>
          </w:p>
          <w:p w14:paraId="4F2E7F25" w14:textId="77777777" w:rsidR="00BC63C4" w:rsidRPr="00572E96" w:rsidRDefault="00BC63C4" w:rsidP="00B7744E">
            <w:pPr>
              <w:rPr>
                <w:b/>
                <w:bCs/>
                <w:color w:val="1F497D"/>
              </w:rPr>
            </w:pPr>
          </w:p>
          <w:p w14:paraId="45D096D1" w14:textId="0E9B0E56" w:rsidR="00FF082F" w:rsidRPr="00572E96" w:rsidRDefault="003B6FB6" w:rsidP="00A35CC4">
            <w:pPr>
              <w:rPr>
                <w:b/>
                <w:u w:val="single"/>
              </w:rPr>
            </w:pPr>
            <w:r w:rsidRPr="00572E96">
              <w:rPr>
                <w:b/>
                <w:bCs/>
                <w:color w:val="1F497D"/>
              </w:rPr>
              <w:t>A</w:t>
            </w:r>
            <w:r w:rsidR="00BC63C4" w:rsidRPr="00572E96">
              <w:rPr>
                <w:b/>
                <w:bCs/>
                <w:color w:val="1F497D"/>
              </w:rPr>
              <w:t>SSICURATO:</w:t>
            </w:r>
            <w:r w:rsidR="00BC63C4" w:rsidRPr="00572E96">
              <w:rPr>
                <w:bCs/>
                <w:color w:val="1F497D"/>
              </w:rPr>
              <w:t xml:space="preserve"> </w:t>
            </w:r>
            <w:r w:rsidR="009C0AC0">
              <w:rPr>
                <w:bCs/>
                <w:color w:val="1F497D"/>
              </w:rPr>
              <w:t xml:space="preserve">titolari, soci, </w:t>
            </w:r>
            <w:r w:rsidR="00A13887">
              <w:rPr>
                <w:bCs/>
                <w:color w:val="1F497D"/>
              </w:rPr>
              <w:t>amministratori</w:t>
            </w:r>
            <w:r w:rsidR="009C0AC0">
              <w:rPr>
                <w:bCs/>
                <w:color w:val="1F497D"/>
              </w:rPr>
              <w:t>, dipendenti, dirigenti, persone che a qualsiasi titolo collaborano con l’azienda</w:t>
            </w:r>
          </w:p>
        </w:tc>
      </w:tr>
    </w:tbl>
    <w:p w14:paraId="4240F432" w14:textId="77777777" w:rsidR="00FF082F" w:rsidRPr="00572E96" w:rsidRDefault="00FF082F">
      <w:pPr>
        <w:rPr>
          <w:b/>
          <w:sz w:val="4"/>
          <w:u w:val="single"/>
        </w:rPr>
      </w:pPr>
    </w:p>
    <w:tbl>
      <w:tblPr>
        <w:tblStyle w:val="Grigliatabella"/>
        <w:tblW w:w="11199" w:type="dxa"/>
        <w:tblInd w:w="-714" w:type="dxa"/>
        <w:tblLook w:val="04A0" w:firstRow="1" w:lastRow="0" w:firstColumn="1" w:lastColumn="0" w:noHBand="0" w:noVBand="1"/>
      </w:tblPr>
      <w:tblGrid>
        <w:gridCol w:w="2127"/>
        <w:gridCol w:w="9072"/>
      </w:tblGrid>
      <w:tr w:rsidR="00FF082F" w:rsidRPr="00572E96" w14:paraId="58341D66" w14:textId="77777777" w:rsidTr="003A1938">
        <w:trPr>
          <w:trHeight w:val="307"/>
        </w:trPr>
        <w:tc>
          <w:tcPr>
            <w:tcW w:w="2127" w:type="dxa"/>
            <w:vAlign w:val="center"/>
          </w:tcPr>
          <w:p w14:paraId="50E4EC6B" w14:textId="77777777" w:rsidR="00FF082F" w:rsidRPr="00572E96" w:rsidRDefault="008504F9" w:rsidP="001543BD">
            <w:pPr>
              <w:rPr>
                <w:b/>
                <w:u w:val="single"/>
              </w:rPr>
            </w:pPr>
            <w:r w:rsidRPr="00572E96">
              <w:rPr>
                <w:b/>
              </w:rPr>
              <w:t>Contraente:</w:t>
            </w:r>
          </w:p>
        </w:tc>
        <w:tc>
          <w:tcPr>
            <w:tcW w:w="9072" w:type="dxa"/>
            <w:vAlign w:val="center"/>
          </w:tcPr>
          <w:p w14:paraId="794E9EEF" w14:textId="77777777" w:rsidR="00FF082F" w:rsidRPr="00572E96" w:rsidRDefault="00BA5C9F" w:rsidP="00BC63C4">
            <w:pPr>
              <w:rPr>
                <w:b/>
                <w:u w:val="single"/>
              </w:rPr>
            </w:pPr>
            <w:r w:rsidRPr="00572E96">
              <w:rPr>
                <w:bCs/>
                <w:color w:val="1F497D"/>
              </w:rPr>
              <w:t xml:space="preserve">Società </w:t>
            </w:r>
            <w:r w:rsidR="000461B9" w:rsidRPr="00572E96">
              <w:rPr>
                <w:bCs/>
                <w:color w:val="1F497D"/>
              </w:rPr>
              <w:t>giuridic</w:t>
            </w:r>
            <w:r w:rsidR="00BC63C4" w:rsidRPr="00572E96">
              <w:rPr>
                <w:bCs/>
                <w:color w:val="1F497D"/>
              </w:rPr>
              <w:t>he</w:t>
            </w:r>
            <w:r w:rsidR="00AE41F0" w:rsidRPr="00572E96">
              <w:rPr>
                <w:bCs/>
                <w:color w:val="1F497D"/>
              </w:rPr>
              <w:t xml:space="preserve"> e ditte individuali</w:t>
            </w:r>
          </w:p>
        </w:tc>
      </w:tr>
    </w:tbl>
    <w:p w14:paraId="6258C584" w14:textId="77777777" w:rsidR="00610518" w:rsidRPr="00572E96" w:rsidRDefault="00610518" w:rsidP="00610518">
      <w:pPr>
        <w:rPr>
          <w:b/>
          <w:sz w:val="4"/>
          <w:u w:val="single"/>
        </w:rPr>
      </w:pPr>
    </w:p>
    <w:tbl>
      <w:tblPr>
        <w:tblStyle w:val="Grigliatabella"/>
        <w:tblW w:w="11199" w:type="dxa"/>
        <w:tblInd w:w="-714" w:type="dxa"/>
        <w:tblLook w:val="04A0" w:firstRow="1" w:lastRow="0" w:firstColumn="1" w:lastColumn="0" w:noHBand="0" w:noVBand="1"/>
      </w:tblPr>
      <w:tblGrid>
        <w:gridCol w:w="2127"/>
        <w:gridCol w:w="9072"/>
      </w:tblGrid>
      <w:tr w:rsidR="00610518" w:rsidRPr="00572E96" w14:paraId="59E196DA" w14:textId="77777777" w:rsidTr="00B970DC">
        <w:trPr>
          <w:trHeight w:val="307"/>
        </w:trPr>
        <w:tc>
          <w:tcPr>
            <w:tcW w:w="2127" w:type="dxa"/>
            <w:vAlign w:val="center"/>
          </w:tcPr>
          <w:p w14:paraId="029E55A3" w14:textId="77777777" w:rsidR="00610518" w:rsidRPr="00572E96" w:rsidRDefault="00610518" w:rsidP="00B970DC">
            <w:pPr>
              <w:rPr>
                <w:b/>
                <w:u w:val="single"/>
              </w:rPr>
            </w:pPr>
            <w:r w:rsidRPr="00572E96">
              <w:rPr>
                <w:b/>
              </w:rPr>
              <w:t>Durata</w:t>
            </w:r>
            <w:r w:rsidR="002F4981" w:rsidRPr="00572E96">
              <w:rPr>
                <w:b/>
              </w:rPr>
              <w:t xml:space="preserve"> polizza</w:t>
            </w:r>
            <w:r w:rsidRPr="00572E96">
              <w:rPr>
                <w:b/>
              </w:rPr>
              <w:t>:</w:t>
            </w:r>
          </w:p>
        </w:tc>
        <w:tc>
          <w:tcPr>
            <w:tcW w:w="9072" w:type="dxa"/>
            <w:vAlign w:val="center"/>
          </w:tcPr>
          <w:p w14:paraId="0F480B49" w14:textId="65C57865" w:rsidR="00610518" w:rsidRDefault="00610518">
            <w:pPr>
              <w:rPr>
                <w:bCs/>
                <w:color w:val="1F497D"/>
              </w:rPr>
            </w:pPr>
            <w:r w:rsidRPr="00572E96">
              <w:rPr>
                <w:bCs/>
                <w:color w:val="1F497D"/>
              </w:rPr>
              <w:t xml:space="preserve">La polizza ha durata </w:t>
            </w:r>
            <w:r w:rsidRPr="00572E96">
              <w:rPr>
                <w:b/>
                <w:bCs/>
                <w:color w:val="1F497D"/>
              </w:rPr>
              <w:t>ANNUALE</w:t>
            </w:r>
            <w:r w:rsidRPr="00572E96">
              <w:rPr>
                <w:bCs/>
                <w:color w:val="1F497D"/>
              </w:rPr>
              <w:t xml:space="preserve"> e prevede il </w:t>
            </w:r>
            <w:r w:rsidRPr="00572E96">
              <w:rPr>
                <w:b/>
                <w:bCs/>
                <w:color w:val="1F497D"/>
              </w:rPr>
              <w:t>Tacito Rinnovo</w:t>
            </w:r>
            <w:r w:rsidRPr="00572E96">
              <w:rPr>
                <w:bCs/>
                <w:color w:val="1F497D"/>
              </w:rPr>
              <w:t xml:space="preserve"> (disdetta da esercitarsi </w:t>
            </w:r>
            <w:r w:rsidRPr="00572E96">
              <w:rPr>
                <w:b/>
                <w:bCs/>
                <w:color w:val="1F497D"/>
              </w:rPr>
              <w:t>entro 30 giorni</w:t>
            </w:r>
            <w:r w:rsidRPr="00572E96">
              <w:rPr>
                <w:bCs/>
                <w:color w:val="1F497D"/>
              </w:rPr>
              <w:t xml:space="preserve"> tramite raccomandata</w:t>
            </w:r>
            <w:r w:rsidR="006B0316">
              <w:rPr>
                <w:bCs/>
                <w:color w:val="1F497D"/>
              </w:rPr>
              <w:t xml:space="preserve"> o</w:t>
            </w:r>
            <w:r w:rsidR="003A6700">
              <w:rPr>
                <w:bCs/>
                <w:color w:val="1F497D"/>
              </w:rPr>
              <w:t xml:space="preserve"> con specifica funzione da area riservata</w:t>
            </w:r>
            <w:r w:rsidR="00EA68E1">
              <w:rPr>
                <w:bCs/>
                <w:color w:val="1F497D"/>
              </w:rPr>
              <w:t xml:space="preserve"> dell’intermediario</w:t>
            </w:r>
            <w:r w:rsidRPr="00572E96">
              <w:rPr>
                <w:bCs/>
                <w:color w:val="1F497D"/>
              </w:rPr>
              <w:t>).</w:t>
            </w:r>
          </w:p>
          <w:p w14:paraId="3A0096F7" w14:textId="3D9EB2C8" w:rsidR="00AA2F8F" w:rsidRPr="00572E96" w:rsidRDefault="00AA2F8F">
            <w:pPr>
              <w:rPr>
                <w:bCs/>
                <w:color w:val="1F497D"/>
              </w:rPr>
            </w:pPr>
            <w:r>
              <w:rPr>
                <w:bCs/>
                <w:color w:val="1F497D"/>
              </w:rPr>
              <w:t xml:space="preserve">In caso di vendita online (diretta) si prevede il diritto di recesso </w:t>
            </w:r>
            <w:r w:rsidR="00CF64C3">
              <w:rPr>
                <w:bCs/>
                <w:color w:val="1F497D"/>
              </w:rPr>
              <w:t>nei 14gg dalla sottoscrizione con rimborso (totale) del premio pagato (senza effetto, in assenza di sinistri), lordo imposte</w:t>
            </w:r>
            <w:r w:rsidR="004C2275">
              <w:rPr>
                <w:bCs/>
                <w:color w:val="1F497D"/>
              </w:rPr>
              <w:t xml:space="preserve"> (recesso esercitato nel medesimo o diverso mese)</w:t>
            </w:r>
          </w:p>
          <w:p w14:paraId="0A9AC2CB" w14:textId="4965A254" w:rsidR="002F4981" w:rsidRDefault="00A35CC4" w:rsidP="005F528D">
            <w:pPr>
              <w:rPr>
                <w:bCs/>
                <w:color w:val="1F497D"/>
              </w:rPr>
            </w:pPr>
            <w:r w:rsidRPr="00572E96">
              <w:rPr>
                <w:bCs/>
                <w:color w:val="1F497D"/>
              </w:rPr>
              <w:t xml:space="preserve">E’ previsto il </w:t>
            </w:r>
            <w:r w:rsidR="002F4981" w:rsidRPr="00AF25A5">
              <w:rPr>
                <w:bCs/>
                <w:color w:val="1F497D"/>
              </w:rPr>
              <w:t>Frazionamento</w:t>
            </w:r>
            <w:r w:rsidR="00E750C4" w:rsidRPr="00AF25A5">
              <w:rPr>
                <w:bCs/>
                <w:color w:val="1F497D"/>
              </w:rPr>
              <w:t xml:space="preserve"> mensile e</w:t>
            </w:r>
            <w:r w:rsidR="002F4981" w:rsidRPr="00AF25A5">
              <w:rPr>
                <w:bCs/>
                <w:color w:val="1F497D"/>
              </w:rPr>
              <w:t xml:space="preserve"> semestrale</w:t>
            </w:r>
            <w:r w:rsidR="00922F13" w:rsidRPr="00572E96">
              <w:rPr>
                <w:bCs/>
                <w:color w:val="1F497D"/>
              </w:rPr>
              <w:t xml:space="preserve"> </w:t>
            </w:r>
          </w:p>
          <w:p w14:paraId="0DA0888D" w14:textId="0F643601" w:rsidR="005C2BF3" w:rsidRPr="00461DDA" w:rsidRDefault="005C2BF3" w:rsidP="005C2BF3">
            <w:pPr>
              <w:jc w:val="both"/>
              <w:rPr>
                <w:rFonts w:ascii="Arial" w:hAnsi="Arial" w:cs="Arial"/>
                <w:color w:val="44546A"/>
                <w:sz w:val="20"/>
                <w:szCs w:val="20"/>
              </w:rPr>
            </w:pPr>
            <w:r w:rsidRPr="00707BBA">
              <w:rPr>
                <w:rFonts w:ascii="Arial" w:hAnsi="Arial" w:cs="Arial"/>
                <w:b/>
                <w:bCs/>
                <w:color w:val="44546A"/>
                <w:sz w:val="20"/>
                <w:szCs w:val="20"/>
              </w:rPr>
              <w:t>È previsto un PREMIO MINIMO DI POLIZZA</w:t>
            </w:r>
            <w:r w:rsidRPr="00707BBA">
              <w:rPr>
                <w:rFonts w:ascii="Arial" w:hAnsi="Arial" w:cs="Arial"/>
                <w:color w:val="44546A"/>
                <w:sz w:val="20"/>
                <w:szCs w:val="20"/>
              </w:rPr>
              <w:t xml:space="preserve"> pari a </w:t>
            </w:r>
            <w:r w:rsidRPr="00707BBA">
              <w:rPr>
                <w:rFonts w:ascii="Arial" w:hAnsi="Arial" w:cs="Arial"/>
                <w:b/>
                <w:color w:val="44546A"/>
                <w:sz w:val="20"/>
                <w:szCs w:val="20"/>
              </w:rPr>
              <w:t>200,00</w:t>
            </w:r>
            <w:r w:rsidRPr="00707BBA">
              <w:rPr>
                <w:rFonts w:ascii="Arial" w:hAnsi="Arial" w:cs="Arial"/>
                <w:color w:val="44546A"/>
                <w:sz w:val="20"/>
                <w:szCs w:val="20"/>
              </w:rPr>
              <w:t xml:space="preserve"> euro e </w:t>
            </w:r>
            <w:r w:rsidRPr="00707BBA">
              <w:rPr>
                <w:rFonts w:ascii="Arial" w:hAnsi="Arial" w:cs="Arial"/>
                <w:b/>
                <w:bCs/>
                <w:color w:val="44546A"/>
                <w:sz w:val="20"/>
                <w:szCs w:val="20"/>
              </w:rPr>
              <w:t>PREMIO MINIMO DI RATA</w:t>
            </w:r>
            <w:r w:rsidRPr="00707BBA">
              <w:rPr>
                <w:rFonts w:ascii="Arial" w:hAnsi="Arial" w:cs="Arial"/>
                <w:color w:val="44546A"/>
                <w:sz w:val="20"/>
                <w:szCs w:val="20"/>
              </w:rPr>
              <w:t xml:space="preserve"> pari a </w:t>
            </w:r>
            <w:r w:rsidRPr="00707BBA">
              <w:rPr>
                <w:rFonts w:ascii="Arial" w:hAnsi="Arial" w:cs="Arial"/>
                <w:b/>
                <w:color w:val="44546A"/>
                <w:sz w:val="20"/>
                <w:szCs w:val="20"/>
              </w:rPr>
              <w:t>30,00</w:t>
            </w:r>
            <w:r w:rsidRPr="00707BBA">
              <w:rPr>
                <w:rFonts w:ascii="Arial" w:hAnsi="Arial" w:cs="Arial"/>
                <w:color w:val="44546A"/>
                <w:sz w:val="20"/>
                <w:szCs w:val="20"/>
              </w:rPr>
              <w:t xml:space="preserve"> euro in caso di frazionamento, è possibile il frazionamento </w:t>
            </w:r>
            <w:r w:rsidRPr="00707BBA">
              <w:rPr>
                <w:rFonts w:ascii="Arial" w:hAnsi="Arial" w:cs="Arial"/>
                <w:color w:val="44546A"/>
                <w:sz w:val="20"/>
                <w:szCs w:val="20"/>
                <w:u w:val="single"/>
              </w:rPr>
              <w:t>semestrale e mensile senza interessi di frazionamento</w:t>
            </w:r>
            <w:r w:rsidRPr="00707BBA">
              <w:rPr>
                <w:rFonts w:ascii="Arial" w:hAnsi="Arial" w:cs="Arial"/>
                <w:color w:val="44546A"/>
                <w:sz w:val="20"/>
                <w:szCs w:val="20"/>
              </w:rPr>
              <w:t>.</w:t>
            </w:r>
          </w:p>
          <w:p w14:paraId="127886FA" w14:textId="1850F8FE" w:rsidR="009C0AC0" w:rsidRPr="004B10B0" w:rsidRDefault="009C0AC0" w:rsidP="005C2BF3">
            <w:pPr>
              <w:jc w:val="both"/>
              <w:rPr>
                <w:rFonts w:ascii="Arial" w:hAnsi="Arial" w:cs="Arial"/>
                <w:color w:val="44546A"/>
                <w:sz w:val="20"/>
                <w:szCs w:val="20"/>
              </w:rPr>
            </w:pPr>
            <w:r w:rsidRPr="00707BBA">
              <w:rPr>
                <w:rFonts w:ascii="Arial" w:hAnsi="Arial" w:cs="Arial"/>
                <w:color w:val="44546A"/>
                <w:sz w:val="20"/>
                <w:szCs w:val="20"/>
              </w:rPr>
              <w:t xml:space="preserve">Il premio di rata è da considerarsi sempre arrotondato all’euro il premio derivante </w:t>
            </w:r>
            <w:r w:rsidR="001C042A">
              <w:rPr>
                <w:rFonts w:ascii="Arial" w:hAnsi="Arial" w:cs="Arial"/>
                <w:color w:val="44546A"/>
                <w:sz w:val="20"/>
                <w:szCs w:val="20"/>
              </w:rPr>
              <w:t>da tariffa e sconti</w:t>
            </w:r>
            <w:r w:rsidR="009627E8">
              <w:rPr>
                <w:rFonts w:ascii="Arial" w:hAnsi="Arial" w:cs="Arial"/>
                <w:color w:val="44546A"/>
                <w:sz w:val="20"/>
                <w:szCs w:val="20"/>
              </w:rPr>
              <w:t>, per la gestione va ad impattare su Assistenza, se presente,</w:t>
            </w:r>
            <w:r w:rsidR="00147841">
              <w:rPr>
                <w:rFonts w:ascii="Arial" w:hAnsi="Arial" w:cs="Arial"/>
                <w:color w:val="44546A"/>
                <w:sz w:val="20"/>
                <w:szCs w:val="20"/>
              </w:rPr>
              <w:t xml:space="preserve"> </w:t>
            </w:r>
            <w:r w:rsidR="00147841" w:rsidRPr="00147841">
              <w:rPr>
                <w:rFonts w:ascii="Arial" w:hAnsi="Arial" w:cs="Arial"/>
                <w:color w:val="44546A"/>
                <w:sz w:val="20"/>
                <w:szCs w:val="20"/>
              </w:rPr>
              <w:t>poi sulla prima garanzia principale</w:t>
            </w:r>
            <w:r w:rsidR="00147841">
              <w:rPr>
                <w:rFonts w:ascii="Arial" w:hAnsi="Arial" w:cs="Arial"/>
                <w:color w:val="44546A"/>
                <w:sz w:val="20"/>
                <w:szCs w:val="20"/>
              </w:rPr>
              <w:t xml:space="preserve"> (</w:t>
            </w:r>
            <w:r w:rsidR="00147841" w:rsidRPr="00147841">
              <w:rPr>
                <w:rFonts w:ascii="Arial" w:hAnsi="Arial" w:cs="Arial"/>
                <w:color w:val="44546A"/>
                <w:sz w:val="20"/>
                <w:szCs w:val="20"/>
              </w:rPr>
              <w:t xml:space="preserve">RCT poi </w:t>
            </w:r>
            <w:r w:rsidR="00147841">
              <w:rPr>
                <w:rFonts w:ascii="Arial" w:hAnsi="Arial" w:cs="Arial"/>
                <w:color w:val="44546A"/>
                <w:sz w:val="20"/>
                <w:szCs w:val="20"/>
              </w:rPr>
              <w:t xml:space="preserve">Incendio </w:t>
            </w:r>
            <w:r w:rsidR="00147841" w:rsidRPr="00147841">
              <w:rPr>
                <w:rFonts w:ascii="Arial" w:hAnsi="Arial" w:cs="Arial"/>
                <w:color w:val="44546A"/>
                <w:sz w:val="20"/>
                <w:szCs w:val="20"/>
              </w:rPr>
              <w:t>Fabbricato poi R</w:t>
            </w:r>
            <w:r w:rsidR="00147841">
              <w:rPr>
                <w:rFonts w:ascii="Arial" w:hAnsi="Arial" w:cs="Arial"/>
                <w:color w:val="44546A"/>
                <w:sz w:val="20"/>
                <w:szCs w:val="20"/>
              </w:rPr>
              <w:t xml:space="preserve">ischio </w:t>
            </w:r>
            <w:r w:rsidR="00147841" w:rsidRPr="00147841">
              <w:rPr>
                <w:rFonts w:ascii="Arial" w:hAnsi="Arial" w:cs="Arial"/>
                <w:color w:val="44546A"/>
                <w:sz w:val="20"/>
                <w:szCs w:val="20"/>
              </w:rPr>
              <w:t>L</w:t>
            </w:r>
            <w:r w:rsidR="00147841">
              <w:rPr>
                <w:rFonts w:ascii="Arial" w:hAnsi="Arial" w:cs="Arial"/>
                <w:color w:val="44546A"/>
                <w:sz w:val="20"/>
                <w:szCs w:val="20"/>
              </w:rPr>
              <w:t>ocativo)</w:t>
            </w:r>
            <w:r w:rsidR="009627E8">
              <w:rPr>
                <w:rFonts w:ascii="Arial" w:hAnsi="Arial" w:cs="Arial"/>
                <w:color w:val="44546A"/>
                <w:sz w:val="20"/>
                <w:szCs w:val="20"/>
              </w:rPr>
              <w:t xml:space="preserve"> </w:t>
            </w:r>
            <w:r w:rsidRPr="00707BBA">
              <w:rPr>
                <w:rFonts w:ascii="Arial" w:hAnsi="Arial" w:cs="Arial"/>
                <w:color w:val="44546A"/>
                <w:sz w:val="20"/>
                <w:szCs w:val="20"/>
              </w:rPr>
              <w:t xml:space="preserve">fino ad ottenere l’importo arrotondato (es. 14,31 euro =&gt; </w:t>
            </w:r>
            <w:r w:rsidR="00707BBA">
              <w:rPr>
                <w:rFonts w:ascii="Arial" w:hAnsi="Arial" w:cs="Arial"/>
                <w:color w:val="44546A"/>
                <w:sz w:val="20"/>
                <w:szCs w:val="20"/>
              </w:rPr>
              <w:t>14€ es 14,51 =&gt;</w:t>
            </w:r>
            <w:r w:rsidRPr="00707BBA">
              <w:rPr>
                <w:rFonts w:ascii="Arial" w:hAnsi="Arial" w:cs="Arial"/>
                <w:color w:val="44546A"/>
                <w:sz w:val="20"/>
                <w:szCs w:val="20"/>
              </w:rPr>
              <w:t>15,00 euro)</w:t>
            </w:r>
          </w:p>
          <w:p w14:paraId="59E5A46C" w14:textId="25611435" w:rsidR="005C2BF3" w:rsidRPr="00572E96" w:rsidRDefault="005C2BF3" w:rsidP="005F528D">
            <w:pPr>
              <w:rPr>
                <w:b/>
                <w:u w:val="single"/>
              </w:rPr>
            </w:pPr>
          </w:p>
        </w:tc>
      </w:tr>
    </w:tbl>
    <w:p w14:paraId="3E651E4F" w14:textId="77777777" w:rsidR="00610518" w:rsidRPr="00572E96" w:rsidRDefault="00610518" w:rsidP="001543BD">
      <w:pPr>
        <w:rPr>
          <w:b/>
          <w:sz w:val="12"/>
          <w:u w:val="single"/>
        </w:rPr>
      </w:pPr>
    </w:p>
    <w:tbl>
      <w:tblPr>
        <w:tblStyle w:val="Grigliatabella"/>
        <w:tblW w:w="1119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127"/>
        <w:gridCol w:w="9072"/>
      </w:tblGrid>
      <w:tr w:rsidR="001543BD" w:rsidRPr="00572E96" w14:paraId="08079FA9" w14:textId="77777777" w:rsidTr="00FB6653">
        <w:trPr>
          <w:trHeight w:val="645"/>
        </w:trPr>
        <w:tc>
          <w:tcPr>
            <w:tcW w:w="2127" w:type="dxa"/>
            <w:vAlign w:val="center"/>
          </w:tcPr>
          <w:p w14:paraId="484892DE" w14:textId="77777777" w:rsidR="001543BD" w:rsidRPr="00572E96" w:rsidRDefault="001543BD" w:rsidP="004E2FCA">
            <w:pPr>
              <w:rPr>
                <w:b/>
                <w:u w:val="single"/>
              </w:rPr>
            </w:pPr>
            <w:r w:rsidRPr="00572E96">
              <w:rPr>
                <w:b/>
              </w:rPr>
              <w:t xml:space="preserve">Garanzie / Massimali </w:t>
            </w:r>
            <w:r w:rsidR="00753A3D" w:rsidRPr="00572E96">
              <w:rPr>
                <w:b/>
              </w:rPr>
              <w:t>/regole assuntive</w:t>
            </w:r>
          </w:p>
        </w:tc>
        <w:tc>
          <w:tcPr>
            <w:tcW w:w="9072" w:type="dxa"/>
            <w:vAlign w:val="center"/>
          </w:tcPr>
          <w:p w14:paraId="23372425" w14:textId="4328497D" w:rsidR="006B67F7" w:rsidRPr="00572E96" w:rsidRDefault="006B67F7">
            <w:pPr>
              <w:rPr>
                <w:bCs/>
                <w:color w:val="1F497D"/>
              </w:rPr>
            </w:pPr>
            <w:r w:rsidRPr="00572E96">
              <w:rPr>
                <w:bCs/>
                <w:color w:val="1F497D"/>
              </w:rPr>
              <w:t xml:space="preserve">Il prodotto presenta </w:t>
            </w:r>
            <w:r w:rsidR="00FB0061" w:rsidRPr="00FB0061">
              <w:rPr>
                <w:b/>
                <w:bCs/>
                <w:color w:val="1F497D"/>
              </w:rPr>
              <w:t>8 Sezioni</w:t>
            </w:r>
            <w:r w:rsidRPr="00572E96">
              <w:rPr>
                <w:bCs/>
                <w:color w:val="1F497D"/>
              </w:rPr>
              <w:t>:</w:t>
            </w:r>
          </w:p>
          <w:p w14:paraId="15725C96" w14:textId="77777777" w:rsidR="004B30E6" w:rsidRPr="00572E96" w:rsidRDefault="004B30E6">
            <w:pPr>
              <w:rPr>
                <w:bCs/>
                <w:color w:val="1F497D"/>
                <w:sz w:val="4"/>
              </w:rPr>
            </w:pPr>
          </w:p>
          <w:tbl>
            <w:tblPr>
              <w:tblW w:w="8670" w:type="dxa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8670"/>
            </w:tblGrid>
            <w:tr w:rsidR="004B30E6" w:rsidRPr="00572E96" w14:paraId="199F8249" w14:textId="77777777" w:rsidTr="00F22356">
              <w:trPr>
                <w:trHeight w:val="281"/>
              </w:trPr>
              <w:tc>
                <w:tcPr>
                  <w:tcW w:w="867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F56A25C" w14:textId="77777777" w:rsidR="004B30E6" w:rsidRPr="00572E96" w:rsidRDefault="004B30E6" w:rsidP="00C04779">
                  <w:pPr>
                    <w:spacing w:after="0" w:line="240" w:lineRule="auto"/>
                    <w:jc w:val="center"/>
                    <w:rPr>
                      <w:bCs/>
                      <w:color w:val="1F497D"/>
                    </w:rPr>
                  </w:pPr>
                  <w:r w:rsidRPr="00572E96">
                    <w:rPr>
                      <w:bCs/>
                      <w:color w:val="1F497D"/>
                    </w:rPr>
                    <w:t>SEZIONI/GARANZIE/ESTENSIONI DI GARANZIA</w:t>
                  </w:r>
                </w:p>
              </w:tc>
            </w:tr>
            <w:tr w:rsidR="004B30E6" w:rsidRPr="00572E96" w14:paraId="40011C3D" w14:textId="77777777" w:rsidTr="00F22356">
              <w:trPr>
                <w:trHeight w:val="281"/>
              </w:trPr>
              <w:tc>
                <w:tcPr>
                  <w:tcW w:w="8670" w:type="dxa"/>
                  <w:tcBorders>
                    <w:top w:val="nil"/>
                    <w:left w:val="single" w:sz="8" w:space="0" w:color="auto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755DC5A" w14:textId="77777777" w:rsidR="00B65ADE" w:rsidRPr="00572E96" w:rsidRDefault="00B65ADE" w:rsidP="004B30E6">
                  <w:pPr>
                    <w:spacing w:after="0" w:line="240" w:lineRule="auto"/>
                    <w:rPr>
                      <w:b/>
                      <w:bCs/>
                      <w:color w:val="1F497D"/>
                      <w:sz w:val="2"/>
                    </w:rPr>
                  </w:pPr>
                </w:p>
                <w:p w14:paraId="53F31427" w14:textId="77777777" w:rsidR="004B30E6" w:rsidRPr="00572E96" w:rsidRDefault="004B30E6" w:rsidP="004B30E6">
                  <w:pPr>
                    <w:spacing w:after="0" w:line="240" w:lineRule="auto"/>
                    <w:rPr>
                      <w:b/>
                      <w:bCs/>
                      <w:color w:val="1F497D"/>
                      <w:u w:val="single"/>
                    </w:rPr>
                  </w:pPr>
                  <w:r w:rsidRPr="00572E96">
                    <w:rPr>
                      <w:b/>
                      <w:bCs/>
                      <w:color w:val="1F497D"/>
                    </w:rPr>
                    <w:t xml:space="preserve">SEZIONE </w:t>
                  </w:r>
                  <w:r w:rsidRPr="00572E96">
                    <w:rPr>
                      <w:b/>
                      <w:bCs/>
                      <w:color w:val="FF0000"/>
                    </w:rPr>
                    <w:t>A</w:t>
                  </w:r>
                  <w:r w:rsidRPr="00572E96">
                    <w:rPr>
                      <w:b/>
                      <w:bCs/>
                      <w:color w:val="1F497D"/>
                    </w:rPr>
                    <w:t>)</w:t>
                  </w:r>
                  <w:r w:rsidRPr="00572E96">
                    <w:rPr>
                      <w:bCs/>
                      <w:color w:val="1F497D"/>
                    </w:rPr>
                    <w:t xml:space="preserve"> </w:t>
                  </w:r>
                  <w:r w:rsidRPr="00572E96">
                    <w:rPr>
                      <w:b/>
                      <w:bCs/>
                      <w:color w:val="1F497D"/>
                      <w:u w:val="single"/>
                    </w:rPr>
                    <w:t xml:space="preserve">INCENDIO E ALTRI DANNI </w:t>
                  </w:r>
                  <w:r w:rsidR="005E7D5B" w:rsidRPr="00572E96">
                    <w:rPr>
                      <w:b/>
                      <w:bCs/>
                      <w:color w:val="1F497D"/>
                      <w:u w:val="single"/>
                    </w:rPr>
                    <w:t>AI BENI</w:t>
                  </w:r>
                </w:p>
                <w:p w14:paraId="2F59037F" w14:textId="77777777" w:rsidR="00B65ADE" w:rsidRPr="00572E96" w:rsidRDefault="00B65ADE" w:rsidP="004B30E6">
                  <w:pPr>
                    <w:spacing w:after="0" w:line="240" w:lineRule="auto"/>
                    <w:rPr>
                      <w:bCs/>
                      <w:color w:val="1F497D"/>
                      <w:sz w:val="10"/>
                    </w:rPr>
                  </w:pPr>
                </w:p>
                <w:p w14:paraId="04E7E520" w14:textId="5E768423" w:rsidR="004B30E6" w:rsidRPr="00572E96" w:rsidRDefault="004B30E6" w:rsidP="00005E56">
                  <w:pPr>
                    <w:pStyle w:val="Paragrafoelenco"/>
                    <w:numPr>
                      <w:ilvl w:val="0"/>
                      <w:numId w:val="8"/>
                    </w:numPr>
                    <w:spacing w:after="0" w:line="240" w:lineRule="auto"/>
                    <w:ind w:right="-70"/>
                    <w:rPr>
                      <w:bCs/>
                      <w:color w:val="1F497D"/>
                    </w:rPr>
                  </w:pPr>
                  <w:r w:rsidRPr="00572E96">
                    <w:rPr>
                      <w:bCs/>
                      <w:color w:val="1F497D"/>
                    </w:rPr>
                    <w:lastRenderedPageBreak/>
                    <w:t xml:space="preserve">GARANZIA </w:t>
                  </w:r>
                  <w:r w:rsidR="00E750C4">
                    <w:rPr>
                      <w:b/>
                      <w:bCs/>
                      <w:color w:val="FF0000"/>
                      <w:u w:val="single"/>
                    </w:rPr>
                    <w:t>principal</w:t>
                  </w:r>
                  <w:r w:rsidR="00F05A3E">
                    <w:rPr>
                      <w:b/>
                      <w:bCs/>
                      <w:color w:val="FF0000"/>
                      <w:u w:val="single"/>
                    </w:rPr>
                    <w:t>e</w:t>
                  </w:r>
                  <w:r w:rsidRPr="00572E96">
                    <w:rPr>
                      <w:bCs/>
                      <w:color w:val="1F497D"/>
                    </w:rPr>
                    <w:t xml:space="preserve">: </w:t>
                  </w:r>
                  <w:r w:rsidRPr="00572E96">
                    <w:rPr>
                      <w:b/>
                      <w:bCs/>
                      <w:color w:val="FF0000"/>
                    </w:rPr>
                    <w:t>INCENDIO FABBRICATO</w:t>
                  </w:r>
                  <w:r w:rsidRPr="00572E96">
                    <w:rPr>
                      <w:bCs/>
                      <w:color w:val="FF0000"/>
                    </w:rPr>
                    <w:t xml:space="preserve"> </w:t>
                  </w:r>
                  <w:r w:rsidRPr="00572E96">
                    <w:rPr>
                      <w:bCs/>
                      <w:color w:val="1F497D"/>
                    </w:rPr>
                    <w:t>(</w:t>
                  </w:r>
                  <w:r w:rsidRPr="00572E96">
                    <w:rPr>
                      <w:bCs/>
                      <w:color w:val="1F497D"/>
                      <w:u w:val="single"/>
                    </w:rPr>
                    <w:t>2 formule</w:t>
                  </w:r>
                  <w:r w:rsidRPr="00572E96">
                    <w:rPr>
                      <w:bCs/>
                      <w:color w:val="1F497D"/>
                    </w:rPr>
                    <w:t xml:space="preserve">: </w:t>
                  </w:r>
                  <w:r w:rsidRPr="00572E96">
                    <w:rPr>
                      <w:b/>
                    </w:rPr>
                    <w:t xml:space="preserve">Rischi Nominati </w:t>
                  </w:r>
                  <w:r w:rsidRPr="00572E96">
                    <w:rPr>
                      <w:bCs/>
                      <w:color w:val="1F497D"/>
                    </w:rPr>
                    <w:t>e</w:t>
                  </w:r>
                  <w:r w:rsidRPr="00572E96">
                    <w:rPr>
                      <w:b/>
                    </w:rPr>
                    <w:t xml:space="preserve"> ALL Risk</w:t>
                  </w:r>
                  <w:r w:rsidR="005B5376">
                    <w:rPr>
                      <w:b/>
                    </w:rPr>
                    <w:t>s</w:t>
                  </w:r>
                  <w:r w:rsidRPr="00572E96">
                    <w:rPr>
                      <w:bCs/>
                      <w:color w:val="1F497D"/>
                    </w:rPr>
                    <w:t>)</w:t>
                  </w:r>
                  <w:r w:rsidR="003E3115">
                    <w:rPr>
                      <w:bCs/>
                      <w:color w:val="1F497D"/>
                    </w:rPr>
                    <w:t xml:space="preserve"> valido per immobile di proprietà o affitto</w:t>
                  </w:r>
                  <w:r w:rsidR="006A6069">
                    <w:rPr>
                      <w:bCs/>
                      <w:color w:val="1F497D"/>
                    </w:rPr>
                    <w:t xml:space="preserve"> (</w:t>
                  </w:r>
                  <w:r w:rsidR="00EA52F0">
                    <w:rPr>
                      <w:bCs/>
                      <w:color w:val="1F497D"/>
                    </w:rPr>
                    <w:t>es. in caso di esistenza obbligo di assicuralo anche se in affitto per garanzia incendio)</w:t>
                  </w:r>
                </w:p>
                <w:p w14:paraId="4F4DA2C3" w14:textId="03B82DE7" w:rsidR="004B30E6" w:rsidRPr="00572E96" w:rsidRDefault="004B30E6" w:rsidP="00005E56">
                  <w:pPr>
                    <w:pStyle w:val="Paragrafoelenco"/>
                    <w:numPr>
                      <w:ilvl w:val="0"/>
                      <w:numId w:val="8"/>
                    </w:numPr>
                    <w:spacing w:after="0" w:line="240" w:lineRule="auto"/>
                    <w:rPr>
                      <w:bCs/>
                      <w:color w:val="1F497D"/>
                    </w:rPr>
                  </w:pPr>
                  <w:r w:rsidRPr="00572E96">
                    <w:rPr>
                      <w:bCs/>
                      <w:color w:val="1F497D"/>
                    </w:rPr>
                    <w:t>GARANZIA</w:t>
                  </w:r>
                  <w:r w:rsidRPr="00572E96">
                    <w:rPr>
                      <w:b/>
                      <w:bCs/>
                      <w:color w:val="1F497D"/>
                      <w:u w:val="single"/>
                    </w:rPr>
                    <w:t xml:space="preserve"> </w:t>
                  </w:r>
                  <w:r w:rsidR="00E750C4">
                    <w:rPr>
                      <w:b/>
                      <w:bCs/>
                      <w:color w:val="FF0000"/>
                      <w:u w:val="single"/>
                    </w:rPr>
                    <w:t>principale</w:t>
                  </w:r>
                  <w:r w:rsidRPr="00572E96">
                    <w:rPr>
                      <w:bCs/>
                      <w:color w:val="1F497D"/>
                    </w:rPr>
                    <w:t xml:space="preserve">: </w:t>
                  </w:r>
                  <w:r w:rsidRPr="00572E96">
                    <w:rPr>
                      <w:b/>
                      <w:bCs/>
                      <w:color w:val="FF0000"/>
                    </w:rPr>
                    <w:t xml:space="preserve">RISCHIO LOCATIVO </w:t>
                  </w:r>
                  <w:r w:rsidRPr="00572E96">
                    <w:rPr>
                      <w:bCs/>
                      <w:color w:val="1F497D"/>
                    </w:rPr>
                    <w:t>(</w:t>
                  </w:r>
                  <w:r w:rsidR="00D80247" w:rsidRPr="00572E96">
                    <w:rPr>
                      <w:bCs/>
                      <w:color w:val="1F497D"/>
                      <w:u w:val="single"/>
                    </w:rPr>
                    <w:t>1</w:t>
                  </w:r>
                  <w:r w:rsidRPr="00572E96">
                    <w:rPr>
                      <w:bCs/>
                      <w:color w:val="1F497D"/>
                      <w:u w:val="single"/>
                    </w:rPr>
                    <w:t xml:space="preserve"> </w:t>
                  </w:r>
                  <w:r w:rsidR="00D80247" w:rsidRPr="00572E96">
                    <w:rPr>
                      <w:bCs/>
                      <w:color w:val="1F497D"/>
                      <w:u w:val="single"/>
                    </w:rPr>
                    <w:t>formula</w:t>
                  </w:r>
                  <w:r w:rsidRPr="00572E96">
                    <w:rPr>
                      <w:bCs/>
                      <w:color w:val="1F497D"/>
                    </w:rPr>
                    <w:t xml:space="preserve">: </w:t>
                  </w:r>
                  <w:r w:rsidRPr="00572E96">
                    <w:rPr>
                      <w:b/>
                    </w:rPr>
                    <w:t>Rischi Nominati</w:t>
                  </w:r>
                  <w:r w:rsidRPr="00572E96">
                    <w:rPr>
                      <w:bCs/>
                      <w:color w:val="1F497D"/>
                    </w:rPr>
                    <w:t>)</w:t>
                  </w:r>
                  <w:r w:rsidR="003E3115">
                    <w:rPr>
                      <w:bCs/>
                      <w:color w:val="1F497D"/>
                    </w:rPr>
                    <w:t xml:space="preserve"> solo per immobile in affitto</w:t>
                  </w:r>
                </w:p>
                <w:p w14:paraId="7069FE22" w14:textId="02291557" w:rsidR="00D80247" w:rsidRPr="00572E96" w:rsidRDefault="004B30E6" w:rsidP="00005E56">
                  <w:pPr>
                    <w:pStyle w:val="Paragrafoelenco"/>
                    <w:numPr>
                      <w:ilvl w:val="0"/>
                      <w:numId w:val="8"/>
                    </w:numPr>
                    <w:spacing w:after="0" w:line="240" w:lineRule="auto"/>
                    <w:rPr>
                      <w:bCs/>
                      <w:color w:val="1F497D"/>
                    </w:rPr>
                  </w:pPr>
                  <w:r w:rsidRPr="00572E96">
                    <w:rPr>
                      <w:bCs/>
                      <w:color w:val="1F497D"/>
                    </w:rPr>
                    <w:t xml:space="preserve">GARANZIA </w:t>
                  </w:r>
                  <w:r w:rsidR="006737C4">
                    <w:rPr>
                      <w:b/>
                      <w:bCs/>
                      <w:color w:val="FF0000"/>
                      <w:u w:val="single"/>
                    </w:rPr>
                    <w:t>opzionale</w:t>
                  </w:r>
                  <w:r w:rsidRPr="00572E96">
                    <w:rPr>
                      <w:bCs/>
                      <w:color w:val="1F497D"/>
                    </w:rPr>
                    <w:t xml:space="preserve">: </w:t>
                  </w:r>
                  <w:r w:rsidRPr="003A1938">
                    <w:rPr>
                      <w:b/>
                      <w:color w:val="FF0000"/>
                    </w:rPr>
                    <w:t>INCENDIO CONTENUTO</w:t>
                  </w:r>
                  <w:r w:rsidR="00201899">
                    <w:rPr>
                      <w:b/>
                      <w:bCs/>
                      <w:color w:val="FF0000"/>
                    </w:rPr>
                    <w:t xml:space="preserve"> (*)</w:t>
                  </w:r>
                  <w:r w:rsidR="00D80247" w:rsidRPr="00572E96">
                    <w:rPr>
                      <w:b/>
                      <w:bCs/>
                      <w:color w:val="1F497D"/>
                    </w:rPr>
                    <w:t>:</w:t>
                  </w:r>
                </w:p>
                <w:p w14:paraId="2D4762C0" w14:textId="2F00B47C" w:rsidR="00D80247" w:rsidRPr="00572E96" w:rsidRDefault="00D80247" w:rsidP="00D80247">
                  <w:pPr>
                    <w:pStyle w:val="Paragrafoelenco"/>
                    <w:spacing w:after="0" w:line="240" w:lineRule="auto"/>
                    <w:rPr>
                      <w:bCs/>
                      <w:color w:val="1F497D"/>
                      <w:u w:val="single"/>
                    </w:rPr>
                  </w:pPr>
                  <w:r w:rsidRPr="00572E96">
                    <w:rPr>
                      <w:b/>
                      <w:bCs/>
                      <w:color w:val="1F497D"/>
                    </w:rPr>
                    <w:sym w:font="Wingdings" w:char="F0E0"/>
                  </w:r>
                  <w:r w:rsidRPr="00572E96">
                    <w:rPr>
                      <w:b/>
                      <w:bCs/>
                      <w:color w:val="1F497D"/>
                    </w:rPr>
                    <w:t xml:space="preserve"> </w:t>
                  </w:r>
                  <w:r w:rsidR="004B30E6" w:rsidRPr="00572E96">
                    <w:rPr>
                      <w:bCs/>
                      <w:color w:val="1F497D"/>
                      <w:u w:val="single"/>
                    </w:rPr>
                    <w:t>2 formule</w:t>
                  </w:r>
                  <w:r w:rsidRPr="00572E96">
                    <w:rPr>
                      <w:bCs/>
                      <w:color w:val="1F497D"/>
                    </w:rPr>
                    <w:t xml:space="preserve">: </w:t>
                  </w:r>
                  <w:r w:rsidRPr="00572E96">
                    <w:rPr>
                      <w:b/>
                    </w:rPr>
                    <w:t xml:space="preserve">Rischi Nominati </w:t>
                  </w:r>
                  <w:r w:rsidRPr="00572E96">
                    <w:rPr>
                      <w:bCs/>
                      <w:color w:val="1F497D"/>
                    </w:rPr>
                    <w:t>e</w:t>
                  </w:r>
                  <w:r w:rsidRPr="00572E96">
                    <w:rPr>
                      <w:b/>
                    </w:rPr>
                    <w:t xml:space="preserve"> ALL Risk</w:t>
                  </w:r>
                  <w:r w:rsidR="005B5376">
                    <w:rPr>
                      <w:b/>
                    </w:rPr>
                    <w:t>s</w:t>
                  </w:r>
                  <w:r w:rsidRPr="00572E96">
                    <w:rPr>
                      <w:bCs/>
                      <w:color w:val="1F497D"/>
                    </w:rPr>
                    <w:t xml:space="preserve"> (qualora abbinata a </w:t>
                  </w:r>
                  <w:r w:rsidRPr="00572E96">
                    <w:rPr>
                      <w:bCs/>
                      <w:color w:val="1F497D"/>
                      <w:u w:val="single"/>
                    </w:rPr>
                    <w:t>Gar</w:t>
                  </w:r>
                  <w:r w:rsidRPr="00572E96">
                    <w:rPr>
                      <w:bCs/>
                      <w:color w:val="1F497D"/>
                    </w:rPr>
                    <w:t xml:space="preserve">. </w:t>
                  </w:r>
                  <w:r w:rsidR="00753A3D" w:rsidRPr="00572E96">
                    <w:rPr>
                      <w:bCs/>
                      <w:color w:val="1F497D"/>
                    </w:rPr>
                    <w:t xml:space="preserve">INC. </w:t>
                  </w:r>
                  <w:r w:rsidRPr="00572E96">
                    <w:rPr>
                      <w:bCs/>
                      <w:color w:val="1F497D"/>
                    </w:rPr>
                    <w:t>Fabbricato)</w:t>
                  </w:r>
                  <w:r w:rsidR="00937835" w:rsidRPr="00572E96">
                    <w:rPr>
                      <w:bCs/>
                      <w:color w:val="FF0000"/>
                    </w:rPr>
                    <w:t xml:space="preserve"> </w:t>
                  </w:r>
                  <w:r w:rsidR="00DC1200" w:rsidRPr="00572E96">
                    <w:rPr>
                      <w:bCs/>
                      <w:color w:val="FF0000"/>
                    </w:rPr>
                    <w:t>(</w:t>
                  </w:r>
                  <w:r w:rsidR="00937835" w:rsidRPr="004A46FF">
                    <w:rPr>
                      <w:bCs/>
                      <w:color w:val="FF0000"/>
                    </w:rPr>
                    <w:t>*</w:t>
                  </w:r>
                  <w:r w:rsidR="00DC1200" w:rsidRPr="00572E96">
                    <w:rPr>
                      <w:bCs/>
                      <w:color w:val="FF0000"/>
                    </w:rPr>
                    <w:t>)</w:t>
                  </w:r>
                  <w:r w:rsidRPr="00572E96">
                    <w:rPr>
                      <w:bCs/>
                      <w:color w:val="FF0000"/>
                    </w:rPr>
                    <w:t>;</w:t>
                  </w:r>
                </w:p>
                <w:p w14:paraId="26A43818" w14:textId="7844EBDB" w:rsidR="004B30E6" w:rsidRPr="00572E96" w:rsidRDefault="00D80247" w:rsidP="00D80247">
                  <w:pPr>
                    <w:pStyle w:val="Paragrafoelenco"/>
                    <w:spacing w:after="0" w:line="240" w:lineRule="auto"/>
                    <w:rPr>
                      <w:bCs/>
                      <w:color w:val="1F497D"/>
                    </w:rPr>
                  </w:pPr>
                  <w:r w:rsidRPr="00572E96">
                    <w:rPr>
                      <w:b/>
                      <w:bCs/>
                      <w:color w:val="1F497D"/>
                    </w:rPr>
                    <w:sym w:font="Wingdings" w:char="F0E0"/>
                  </w:r>
                  <w:r w:rsidRPr="00572E96">
                    <w:rPr>
                      <w:b/>
                    </w:rPr>
                    <w:t xml:space="preserve"> </w:t>
                  </w:r>
                  <w:r w:rsidRPr="00572E96">
                    <w:rPr>
                      <w:bCs/>
                      <w:color w:val="1F497D"/>
                    </w:rPr>
                    <w:t xml:space="preserve">1 </w:t>
                  </w:r>
                  <w:r w:rsidRPr="00572E96">
                    <w:rPr>
                      <w:bCs/>
                      <w:color w:val="1F497D"/>
                      <w:u w:val="single"/>
                    </w:rPr>
                    <w:t>formula:</w:t>
                  </w:r>
                  <w:r w:rsidRPr="00572E96">
                    <w:rPr>
                      <w:b/>
                    </w:rPr>
                    <w:t xml:space="preserve"> Rischi Nominati</w:t>
                  </w:r>
                  <w:r w:rsidRPr="00572E96">
                    <w:rPr>
                      <w:bCs/>
                      <w:color w:val="1F497D"/>
                    </w:rPr>
                    <w:t xml:space="preserve"> (se abbinata a </w:t>
                  </w:r>
                  <w:r w:rsidRPr="00572E96">
                    <w:rPr>
                      <w:bCs/>
                      <w:color w:val="1F497D"/>
                      <w:u w:val="single"/>
                    </w:rPr>
                    <w:t>Garanzia</w:t>
                  </w:r>
                  <w:r w:rsidRPr="00572E96">
                    <w:rPr>
                      <w:bCs/>
                      <w:color w:val="1F497D"/>
                    </w:rPr>
                    <w:t xml:space="preserve"> </w:t>
                  </w:r>
                  <w:r w:rsidR="004B30E6" w:rsidRPr="00572E96">
                    <w:rPr>
                      <w:bCs/>
                      <w:color w:val="1F497D"/>
                    </w:rPr>
                    <w:t>R</w:t>
                  </w:r>
                  <w:r w:rsidR="00753A3D" w:rsidRPr="00572E96">
                    <w:rPr>
                      <w:bCs/>
                      <w:color w:val="1F497D"/>
                    </w:rPr>
                    <w:t xml:space="preserve">. </w:t>
                  </w:r>
                  <w:r w:rsidR="004B30E6" w:rsidRPr="00572E96">
                    <w:rPr>
                      <w:bCs/>
                      <w:color w:val="1F497D"/>
                    </w:rPr>
                    <w:t>Locativo</w:t>
                  </w:r>
                  <w:r w:rsidR="00201899">
                    <w:rPr>
                      <w:bCs/>
                      <w:color w:val="1F497D"/>
                    </w:rPr>
                    <w:t xml:space="preserve"> o Stand-Alone</w:t>
                  </w:r>
                  <w:r w:rsidR="004B30E6" w:rsidRPr="00572E96">
                    <w:rPr>
                      <w:bCs/>
                      <w:color w:val="1F497D"/>
                    </w:rPr>
                    <w:t>)</w:t>
                  </w:r>
                </w:p>
                <w:p w14:paraId="0508AA1E" w14:textId="77777777" w:rsidR="00B65ADE" w:rsidRPr="00572E96" w:rsidRDefault="00B65ADE" w:rsidP="004B30E6">
                  <w:pPr>
                    <w:pStyle w:val="Paragrafoelenco"/>
                    <w:spacing w:after="0" w:line="240" w:lineRule="auto"/>
                    <w:ind w:left="1054"/>
                    <w:rPr>
                      <w:bCs/>
                      <w:color w:val="FF0000"/>
                      <w:sz w:val="2"/>
                      <w:u w:val="single"/>
                    </w:rPr>
                  </w:pPr>
                </w:p>
                <w:p w14:paraId="3872F99F" w14:textId="33490A3D" w:rsidR="00D80247" w:rsidRPr="00572E96" w:rsidRDefault="00D80247" w:rsidP="004B30E6">
                  <w:pPr>
                    <w:pStyle w:val="Paragrafoelenco"/>
                    <w:spacing w:after="0" w:line="240" w:lineRule="auto"/>
                    <w:ind w:left="1054"/>
                    <w:rPr>
                      <w:bCs/>
                      <w:color w:val="FF0000"/>
                      <w:u w:val="single"/>
                    </w:rPr>
                  </w:pPr>
                </w:p>
                <w:p w14:paraId="2DDF0F7F" w14:textId="30C5461C" w:rsidR="002B30FE" w:rsidRDefault="002B30FE" w:rsidP="002B30FE">
                  <w:pPr>
                    <w:spacing w:after="0" w:line="240" w:lineRule="auto"/>
                    <w:ind w:left="804" w:hanging="567"/>
                    <w:rPr>
                      <w:bCs/>
                      <w:color w:val="1F497D"/>
                    </w:rPr>
                  </w:pPr>
                  <w:r w:rsidRPr="004A46FF">
                    <w:rPr>
                      <w:bCs/>
                      <w:color w:val="FF0000"/>
                    </w:rPr>
                    <w:t>(*</w:t>
                  </w:r>
                  <w:r w:rsidRPr="00572E96">
                    <w:rPr>
                      <w:bCs/>
                      <w:color w:val="FF0000"/>
                    </w:rPr>
                    <w:t xml:space="preserve">) </w:t>
                  </w:r>
                  <w:r w:rsidRPr="00572E96">
                    <w:rPr>
                      <w:b/>
                      <w:bCs/>
                      <w:color w:val="FF0000"/>
                    </w:rPr>
                    <w:t>N.B.</w:t>
                  </w:r>
                  <w:r w:rsidRPr="00572E96">
                    <w:rPr>
                      <w:bCs/>
                      <w:color w:val="FF0000"/>
                    </w:rPr>
                    <w:t xml:space="preserve"> </w:t>
                  </w:r>
                  <w:r w:rsidRPr="00572E96">
                    <w:rPr>
                      <w:bCs/>
                      <w:color w:val="FF0000"/>
                      <w:u w:val="single"/>
                    </w:rPr>
                    <w:t>la formula scelta per Garanzia principale “</w:t>
                  </w:r>
                  <w:r w:rsidRPr="006C4DAF">
                    <w:rPr>
                      <w:bCs/>
                      <w:color w:val="FF0000"/>
                      <w:u w:val="single"/>
                    </w:rPr>
                    <w:t>INCENDIO FABBRICATO” (fra “Rischi Nominati” e “ALL Risks”), vale automaticamente per “INCENDIO CONTENUTO”</w:t>
                  </w:r>
                  <w:r w:rsidR="005B5376" w:rsidRPr="006C4DAF">
                    <w:rPr>
                      <w:bCs/>
                      <w:color w:val="FF0000"/>
                      <w:u w:val="single"/>
                    </w:rPr>
                    <w:t xml:space="preserve"> </w:t>
                  </w:r>
                  <w:r w:rsidR="00FB0061" w:rsidRPr="00FB0061">
                    <w:rPr>
                      <w:bCs/>
                      <w:color w:val="FF0000"/>
                      <w:u w:val="single"/>
                    </w:rPr>
                    <w:t>(ove operante)</w:t>
                  </w:r>
                  <w:r w:rsidR="00FB0061" w:rsidRPr="00FB0061">
                    <w:rPr>
                      <w:bCs/>
                      <w:color w:val="1F497D"/>
                    </w:rPr>
                    <w:t>.</w:t>
                  </w:r>
                </w:p>
                <w:p w14:paraId="61624098" w14:textId="5015EA29" w:rsidR="002B30FE" w:rsidRDefault="00E750C4" w:rsidP="002C06F3">
                  <w:pPr>
                    <w:pStyle w:val="Paragrafoelenco"/>
                    <w:numPr>
                      <w:ilvl w:val="0"/>
                      <w:numId w:val="8"/>
                    </w:numPr>
                    <w:spacing w:after="0" w:line="240" w:lineRule="auto"/>
                    <w:ind w:right="-70"/>
                    <w:rPr>
                      <w:bCs/>
                      <w:color w:val="FF0000"/>
                      <w:u w:val="single"/>
                    </w:rPr>
                  </w:pPr>
                  <w:r w:rsidRPr="00AF25A5">
                    <w:rPr>
                      <w:bCs/>
                      <w:color w:val="FF0000"/>
                      <w:u w:val="single"/>
                    </w:rPr>
                    <w:t xml:space="preserve">Garanzia Incendio Contenuto acquistabile </w:t>
                  </w:r>
                  <w:r w:rsidR="000E1BAF">
                    <w:rPr>
                      <w:bCs/>
                      <w:color w:val="FF0000"/>
                      <w:u w:val="single"/>
                    </w:rPr>
                    <w:t xml:space="preserve">stand alone </w:t>
                  </w:r>
                  <w:r w:rsidR="00A25455">
                    <w:rPr>
                      <w:bCs/>
                      <w:color w:val="FF0000"/>
                      <w:u w:val="single"/>
                    </w:rPr>
                    <w:t>(</w:t>
                  </w:r>
                  <w:r w:rsidR="000E1BAF">
                    <w:rPr>
                      <w:bCs/>
                      <w:color w:val="FF0000"/>
                      <w:u w:val="single"/>
                    </w:rPr>
                    <w:t xml:space="preserve">senza </w:t>
                  </w:r>
                  <w:r w:rsidR="00A25455">
                    <w:rPr>
                      <w:bCs/>
                      <w:color w:val="FF0000"/>
                      <w:u w:val="single"/>
                    </w:rPr>
                    <w:t xml:space="preserve">Incendio </w:t>
                  </w:r>
                  <w:r w:rsidR="000E1BAF">
                    <w:rPr>
                      <w:bCs/>
                      <w:color w:val="FF0000"/>
                      <w:u w:val="single"/>
                    </w:rPr>
                    <w:t>fabbricato o R</w:t>
                  </w:r>
                  <w:r w:rsidR="00A25455">
                    <w:rPr>
                      <w:bCs/>
                      <w:color w:val="FF0000"/>
                      <w:u w:val="single"/>
                    </w:rPr>
                    <w:t xml:space="preserve">ischio </w:t>
                  </w:r>
                  <w:r w:rsidR="000E1BAF">
                    <w:rPr>
                      <w:bCs/>
                      <w:color w:val="FF0000"/>
                      <w:u w:val="single"/>
                    </w:rPr>
                    <w:t>L</w:t>
                  </w:r>
                  <w:r w:rsidR="00A25455">
                    <w:rPr>
                      <w:bCs/>
                      <w:color w:val="FF0000"/>
                      <w:u w:val="single"/>
                    </w:rPr>
                    <w:t>ocativo</w:t>
                  </w:r>
                  <w:r w:rsidR="000E1BAF">
                    <w:rPr>
                      <w:bCs/>
                      <w:color w:val="FF0000"/>
                      <w:u w:val="single"/>
                    </w:rPr>
                    <w:t xml:space="preserve">) </w:t>
                  </w:r>
                  <w:r w:rsidR="00072A88" w:rsidRPr="00AF25A5">
                    <w:rPr>
                      <w:bCs/>
                      <w:color w:val="FF0000"/>
                      <w:u w:val="single"/>
                    </w:rPr>
                    <w:t>solo con capitale ridotto (fino a 50k</w:t>
                  </w:r>
                  <w:r w:rsidR="00482254" w:rsidRPr="00AF25A5">
                    <w:rPr>
                      <w:bCs/>
                      <w:color w:val="FF0000"/>
                      <w:u w:val="single"/>
                    </w:rPr>
                    <w:t xml:space="preserve"> </w:t>
                  </w:r>
                  <w:r w:rsidR="00AF25A5">
                    <w:rPr>
                      <w:bCs/>
                      <w:color w:val="FF0000"/>
                      <w:u w:val="single"/>
                    </w:rPr>
                    <w:t xml:space="preserve">in autonomia </w:t>
                  </w:r>
                  <w:r w:rsidR="00482254" w:rsidRPr="00AF25A5">
                    <w:rPr>
                      <w:bCs/>
                      <w:color w:val="FF0000"/>
                      <w:u w:val="single"/>
                    </w:rPr>
                    <w:t xml:space="preserve">oppure fino a 100k </w:t>
                  </w:r>
                  <w:r w:rsidR="00AF25A5" w:rsidRPr="00AF25A5">
                    <w:rPr>
                      <w:bCs/>
                      <w:color w:val="FF0000"/>
                      <w:u w:val="single"/>
                    </w:rPr>
                    <w:t>RD</w:t>
                  </w:r>
                  <w:r w:rsidR="00072A88" w:rsidRPr="00AF25A5">
                    <w:rPr>
                      <w:bCs/>
                      <w:color w:val="FF0000"/>
                      <w:u w:val="single"/>
                    </w:rPr>
                    <w:t>)</w:t>
                  </w:r>
                  <w:r w:rsidR="000E1BAF">
                    <w:rPr>
                      <w:bCs/>
                      <w:color w:val="FF0000"/>
                      <w:u w:val="single"/>
                    </w:rPr>
                    <w:t xml:space="preserve">. In tal caso, </w:t>
                  </w:r>
                  <w:r w:rsidR="00FA510B">
                    <w:rPr>
                      <w:bCs/>
                      <w:color w:val="FF0000"/>
                      <w:u w:val="single"/>
                    </w:rPr>
                    <w:t>con</w:t>
                  </w:r>
                  <w:r w:rsidR="00A25455">
                    <w:rPr>
                      <w:bCs/>
                      <w:color w:val="FF0000"/>
                      <w:u w:val="single"/>
                    </w:rPr>
                    <w:t xml:space="preserve"> è possibile abbinare altra garanzia o sezione di prodotto</w:t>
                  </w:r>
                  <w:r w:rsidR="00FA510B">
                    <w:rPr>
                      <w:bCs/>
                      <w:color w:val="FF0000"/>
                      <w:u w:val="single"/>
                    </w:rPr>
                    <w:t>.</w:t>
                  </w:r>
                </w:p>
                <w:p w14:paraId="220E99D2" w14:textId="252FE39C" w:rsidR="00072A88" w:rsidRDefault="00072A88" w:rsidP="004B30E6">
                  <w:pPr>
                    <w:pStyle w:val="Paragrafoelenco"/>
                    <w:spacing w:after="0" w:line="240" w:lineRule="auto"/>
                    <w:ind w:left="1054"/>
                    <w:rPr>
                      <w:bCs/>
                      <w:color w:val="FF0000"/>
                      <w:u w:val="single"/>
                    </w:rPr>
                  </w:pPr>
                </w:p>
                <w:p w14:paraId="393B94BD" w14:textId="77777777" w:rsidR="00072A88" w:rsidRPr="00072A88" w:rsidRDefault="00072A88" w:rsidP="004B30E6">
                  <w:pPr>
                    <w:pStyle w:val="Paragrafoelenco"/>
                    <w:spacing w:after="0" w:line="240" w:lineRule="auto"/>
                    <w:ind w:left="1054"/>
                    <w:rPr>
                      <w:bCs/>
                      <w:color w:val="FF0000"/>
                      <w:u w:val="single"/>
                    </w:rPr>
                  </w:pPr>
                </w:p>
                <w:p w14:paraId="1154EFAC" w14:textId="66836B76" w:rsidR="004B30E6" w:rsidRPr="003A1938" w:rsidRDefault="004B30E6" w:rsidP="003A1938">
                  <w:pPr>
                    <w:spacing w:after="0" w:line="240" w:lineRule="auto"/>
                    <w:ind w:right="-70"/>
                    <w:rPr>
                      <w:b/>
                      <w:color w:val="FF0000"/>
                      <w:u w:val="single"/>
                    </w:rPr>
                  </w:pPr>
                  <w:r w:rsidRPr="00482254">
                    <w:rPr>
                      <w:bCs/>
                      <w:color w:val="FF0000"/>
                      <w:u w:val="single"/>
                    </w:rPr>
                    <w:t xml:space="preserve">Estensioni di garanzia </w:t>
                  </w:r>
                  <w:r w:rsidRPr="00482254">
                    <w:rPr>
                      <w:b/>
                      <w:bCs/>
                      <w:color w:val="FF0000"/>
                      <w:u w:val="single"/>
                    </w:rPr>
                    <w:t>opzionali</w:t>
                  </w:r>
                  <w:r w:rsidRPr="00482254">
                    <w:rPr>
                      <w:bCs/>
                      <w:color w:val="FF0000"/>
                      <w:u w:val="single"/>
                    </w:rPr>
                    <w:t xml:space="preserve"> </w:t>
                  </w:r>
                  <w:r w:rsidRPr="00482254">
                    <w:rPr>
                      <w:b/>
                      <w:bCs/>
                      <w:color w:val="FF0000"/>
                      <w:u w:val="single"/>
                    </w:rPr>
                    <w:t>a pagamento</w:t>
                  </w:r>
                  <w:r w:rsidRPr="00482254">
                    <w:rPr>
                      <w:bCs/>
                      <w:color w:val="FF0000"/>
                    </w:rPr>
                    <w:t xml:space="preserve"> Sezione</w:t>
                  </w:r>
                  <w:r w:rsidRPr="00482254">
                    <w:rPr>
                      <w:b/>
                      <w:bCs/>
                      <w:color w:val="FF0000"/>
                    </w:rPr>
                    <w:t xml:space="preserve"> A) </w:t>
                  </w:r>
                  <w:r w:rsidRPr="00482254">
                    <w:rPr>
                      <w:bCs/>
                      <w:color w:val="1F497D"/>
                    </w:rPr>
                    <w:t>formula</w:t>
                  </w:r>
                  <w:r w:rsidRPr="00482254">
                    <w:rPr>
                      <w:b/>
                      <w:bCs/>
                      <w:color w:val="1F497D"/>
                    </w:rPr>
                    <w:t xml:space="preserve"> </w:t>
                  </w:r>
                  <w:r w:rsidRPr="00482254">
                    <w:rPr>
                      <w:b/>
                    </w:rPr>
                    <w:t>Rischi Nominati</w:t>
                  </w:r>
                  <w:r w:rsidRPr="00482254">
                    <w:rPr>
                      <w:bCs/>
                      <w:color w:val="1F497D"/>
                    </w:rPr>
                    <w:t xml:space="preserve"> </w:t>
                  </w:r>
                  <w:r w:rsidR="00D67A85" w:rsidRPr="00482254">
                    <w:rPr>
                      <w:b/>
                      <w:bCs/>
                      <w:color w:val="FF0000"/>
                      <w:u w:val="single"/>
                    </w:rPr>
                    <w:t>(massimale proprio</w:t>
                  </w:r>
                  <w:r w:rsidR="006C4DAF" w:rsidRPr="00482254">
                    <w:rPr>
                      <w:b/>
                      <w:bCs/>
                      <w:color w:val="FF0000"/>
                      <w:u w:val="single"/>
                    </w:rPr>
                    <w:t>,</w:t>
                  </w:r>
                  <w:r w:rsidR="006C4DAF" w:rsidRPr="003A1938">
                    <w:rPr>
                      <w:b/>
                      <w:color w:val="FF0000"/>
                      <w:u w:val="single"/>
                    </w:rPr>
                    <w:t xml:space="preserve"> inteso come un “di cui” del massimale </w:t>
                  </w:r>
                  <w:r w:rsidR="00225245" w:rsidRPr="003A1938">
                    <w:rPr>
                      <w:b/>
                      <w:color w:val="FF0000"/>
                      <w:u w:val="single"/>
                    </w:rPr>
                    <w:t xml:space="preserve">della </w:t>
                  </w:r>
                  <w:r w:rsidR="006C4DAF" w:rsidRPr="003A1938">
                    <w:rPr>
                      <w:b/>
                      <w:color w:val="FF0000"/>
                      <w:u w:val="single"/>
                    </w:rPr>
                    <w:t xml:space="preserve">garanzia </w:t>
                  </w:r>
                  <w:r w:rsidR="00FB0061" w:rsidRPr="003A1938">
                    <w:rPr>
                      <w:b/>
                      <w:color w:val="FF0000"/>
                      <w:u w:val="single"/>
                    </w:rPr>
                    <w:t>principale</w:t>
                  </w:r>
                  <w:r w:rsidR="00093A59" w:rsidRPr="003A1938">
                    <w:rPr>
                      <w:b/>
                      <w:color w:val="FF0000"/>
                      <w:u w:val="single"/>
                    </w:rPr>
                    <w:t xml:space="preserve"> **</w:t>
                  </w:r>
                  <w:r w:rsidR="00FB0061" w:rsidRPr="003A1938">
                    <w:rPr>
                      <w:color w:val="FF0000"/>
                    </w:rPr>
                    <w:t>):</w:t>
                  </w:r>
                </w:p>
                <w:p w14:paraId="027B54E8" w14:textId="33406C37" w:rsidR="004B30E6" w:rsidRPr="005E5A69" w:rsidRDefault="004B30E6" w:rsidP="005B5376">
                  <w:pPr>
                    <w:pStyle w:val="Paragrafoelenco"/>
                    <w:numPr>
                      <w:ilvl w:val="0"/>
                      <w:numId w:val="8"/>
                    </w:numPr>
                    <w:spacing w:after="0" w:line="240" w:lineRule="auto"/>
                    <w:ind w:left="662" w:hanging="283"/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  <w:lang w:eastAsia="it-IT"/>
                    </w:rPr>
                  </w:pPr>
                  <w:r w:rsidRPr="00572E96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  <w:lang w:eastAsia="it-IT"/>
                    </w:rPr>
                    <w:t>RICORSO TERZI DA INCENDIO</w:t>
                  </w:r>
                  <w:r w:rsidR="00D80247" w:rsidRPr="00572E96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  <w:lang w:eastAsia="it-IT"/>
                    </w:rPr>
                    <w:t xml:space="preserve"> </w:t>
                  </w:r>
                  <w:r w:rsidR="00D80247" w:rsidRPr="00572E96">
                    <w:rPr>
                      <w:bCs/>
                      <w:color w:val="1F497D"/>
                    </w:rPr>
                    <w:t>(</w:t>
                  </w:r>
                  <w:r w:rsidR="00A25911" w:rsidRPr="003A1938">
                    <w:rPr>
                      <w:color w:val="FF0000"/>
                    </w:rPr>
                    <w:sym w:font="Wingdings" w:char="F0E0"/>
                  </w:r>
                  <w:r w:rsidR="00A25911" w:rsidRPr="005E5A69">
                    <w:rPr>
                      <w:bCs/>
                      <w:color w:val="1F497D"/>
                    </w:rPr>
                    <w:t>Opzionale per</w:t>
                  </w:r>
                  <w:r w:rsidR="00D80247" w:rsidRPr="005E5A69">
                    <w:rPr>
                      <w:bCs/>
                      <w:color w:val="1F497D"/>
                    </w:rPr>
                    <w:t xml:space="preserve"> </w:t>
                  </w:r>
                  <w:r w:rsidR="008A343C" w:rsidRPr="002C06F3">
                    <w:rPr>
                      <w:bCs/>
                      <w:color w:val="FF0000"/>
                    </w:rPr>
                    <w:t>TUTTE</w:t>
                  </w:r>
                  <w:r w:rsidR="00D80247" w:rsidRPr="005E5A69">
                    <w:rPr>
                      <w:bCs/>
                      <w:color w:val="1F497D"/>
                    </w:rPr>
                    <w:t>)</w:t>
                  </w:r>
                </w:p>
                <w:p w14:paraId="5074FD54" w14:textId="0F5FE0B1" w:rsidR="004B30E6" w:rsidRPr="005E5A69" w:rsidRDefault="00D80247" w:rsidP="005B5376">
                  <w:pPr>
                    <w:pStyle w:val="Paragrafoelenco"/>
                    <w:numPr>
                      <w:ilvl w:val="0"/>
                      <w:numId w:val="8"/>
                    </w:numPr>
                    <w:spacing w:after="0" w:line="240" w:lineRule="auto"/>
                    <w:ind w:left="662" w:hanging="283"/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  <w:lang w:eastAsia="it-IT"/>
                    </w:rPr>
                  </w:pPr>
                  <w:r w:rsidRPr="005E5A69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  <w:lang w:eastAsia="it-IT"/>
                    </w:rPr>
                    <w:t>DANNI D’</w:t>
                  </w:r>
                  <w:r w:rsidR="004B30E6" w:rsidRPr="005E5A69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  <w:lang w:eastAsia="it-IT"/>
                    </w:rPr>
                    <w:t>ACQUA</w:t>
                  </w:r>
                  <w:r w:rsidR="00753A3D" w:rsidRPr="005E5A69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  <w:lang w:eastAsia="it-IT"/>
                    </w:rPr>
                    <w:t xml:space="preserve"> </w:t>
                  </w:r>
                  <w:r w:rsidR="00753A3D" w:rsidRPr="005E5A69">
                    <w:rPr>
                      <w:bCs/>
                      <w:color w:val="1F497D"/>
                    </w:rPr>
                    <w:t>(</w:t>
                  </w:r>
                  <w:r w:rsidR="003235B4" w:rsidRPr="005E5A69">
                    <w:rPr>
                      <w:bCs/>
                      <w:color w:val="FF0000"/>
                    </w:rPr>
                    <w:sym w:font="Wingdings" w:char="F0E0"/>
                  </w:r>
                  <w:r w:rsidR="000E1BAF" w:rsidRPr="005E5A69">
                    <w:rPr>
                      <w:bCs/>
                      <w:color w:val="1F497D"/>
                    </w:rPr>
                    <w:t xml:space="preserve">Opzionale solo per INC. Fabbricato e INC. Contenuto, </w:t>
                  </w:r>
                  <w:r w:rsidR="000E1BAF" w:rsidRPr="00FB0061">
                    <w:rPr>
                      <w:bCs/>
                      <w:color w:val="1F497D"/>
                    </w:rPr>
                    <w:t>ove operante</w:t>
                  </w:r>
                  <w:r w:rsidR="00406C1B">
                    <w:rPr>
                      <w:bCs/>
                      <w:color w:val="1F497D"/>
                    </w:rPr>
                    <w:t xml:space="preserve"> (no pacchetto stand alone)</w:t>
                  </w:r>
                  <w:r w:rsidR="00753A3D" w:rsidRPr="005E5A69">
                    <w:rPr>
                      <w:bCs/>
                      <w:color w:val="1F497D"/>
                    </w:rPr>
                    <w:t>)</w:t>
                  </w:r>
                </w:p>
                <w:p w14:paraId="33277070" w14:textId="5059286D" w:rsidR="003235B4" w:rsidRPr="005E5A69" w:rsidRDefault="004B30E6" w:rsidP="005B5376">
                  <w:pPr>
                    <w:pStyle w:val="Paragrafoelenco"/>
                    <w:numPr>
                      <w:ilvl w:val="0"/>
                      <w:numId w:val="8"/>
                    </w:numPr>
                    <w:spacing w:after="0" w:line="240" w:lineRule="auto"/>
                    <w:ind w:left="662" w:hanging="283"/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  <w:lang w:eastAsia="it-IT"/>
                    </w:rPr>
                  </w:pPr>
                  <w:r w:rsidRPr="005E5A69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  <w:lang w:eastAsia="it-IT"/>
                    </w:rPr>
                    <w:t>FENOMENO ELETTRICO</w:t>
                  </w:r>
                  <w:r w:rsidR="00753A3D" w:rsidRPr="005E5A69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  <w:lang w:eastAsia="it-IT"/>
                    </w:rPr>
                    <w:t xml:space="preserve"> </w:t>
                  </w:r>
                  <w:r w:rsidR="003235B4" w:rsidRPr="005E5A69">
                    <w:rPr>
                      <w:bCs/>
                      <w:color w:val="1F497D"/>
                    </w:rPr>
                    <w:t>(</w:t>
                  </w:r>
                  <w:r w:rsidR="003235B4" w:rsidRPr="005E5A69">
                    <w:rPr>
                      <w:bCs/>
                      <w:color w:val="FF0000"/>
                    </w:rPr>
                    <w:sym w:font="Wingdings" w:char="F0E0"/>
                  </w:r>
                  <w:r w:rsidR="000E1BAF" w:rsidRPr="005E5A69">
                    <w:rPr>
                      <w:bCs/>
                      <w:color w:val="1F497D"/>
                    </w:rPr>
                    <w:t xml:space="preserve">Opzionale solo per INC. Fabbricato e INC. Contenuto, </w:t>
                  </w:r>
                  <w:r w:rsidR="000E1BAF" w:rsidRPr="00FB0061">
                    <w:rPr>
                      <w:bCs/>
                      <w:color w:val="1F497D"/>
                    </w:rPr>
                    <w:t>ove operante</w:t>
                  </w:r>
                  <w:r w:rsidR="00406C1B">
                    <w:rPr>
                      <w:bCs/>
                      <w:color w:val="1F497D"/>
                    </w:rPr>
                    <w:t xml:space="preserve"> (no pacchetto stand alone)</w:t>
                  </w:r>
                  <w:r w:rsidR="003235B4" w:rsidRPr="005E5A69">
                    <w:rPr>
                      <w:bCs/>
                      <w:color w:val="1F497D"/>
                    </w:rPr>
                    <w:t>)</w:t>
                  </w:r>
                </w:p>
                <w:p w14:paraId="0B1138E8" w14:textId="77777777" w:rsidR="003235B4" w:rsidRPr="005E5A69" w:rsidRDefault="003235B4" w:rsidP="005B5376">
                  <w:pPr>
                    <w:pStyle w:val="Paragrafoelenco"/>
                    <w:numPr>
                      <w:ilvl w:val="0"/>
                      <w:numId w:val="8"/>
                    </w:numPr>
                    <w:spacing w:after="0" w:line="240" w:lineRule="auto"/>
                    <w:ind w:left="662" w:hanging="283"/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  <w:lang w:eastAsia="it-IT"/>
                    </w:rPr>
                  </w:pPr>
                  <w:r w:rsidRPr="005E5A69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  <w:lang w:eastAsia="it-IT"/>
                    </w:rPr>
                    <w:t xml:space="preserve">ROTTURA LASTRE </w:t>
                  </w:r>
                  <w:r w:rsidRPr="005E5A69">
                    <w:rPr>
                      <w:bCs/>
                      <w:color w:val="1F497D"/>
                    </w:rPr>
                    <w:t>(</w:t>
                  </w:r>
                  <w:r w:rsidRPr="005E5A69">
                    <w:rPr>
                      <w:bCs/>
                      <w:color w:val="FF0000"/>
                    </w:rPr>
                    <w:sym w:font="Wingdings" w:char="F0E0"/>
                  </w:r>
                  <w:r w:rsidRPr="005E5A69">
                    <w:rPr>
                      <w:bCs/>
                      <w:color w:val="1F497D"/>
                    </w:rPr>
                    <w:t xml:space="preserve">Opzionale per </w:t>
                  </w:r>
                  <w:r w:rsidRPr="005E5A69">
                    <w:rPr>
                      <w:bCs/>
                      <w:color w:val="FF0000"/>
                    </w:rPr>
                    <w:t>TUTTE</w:t>
                  </w:r>
                  <w:r w:rsidRPr="005E5A69">
                    <w:rPr>
                      <w:bCs/>
                      <w:color w:val="1F497D"/>
                    </w:rPr>
                    <w:t>)</w:t>
                  </w:r>
                </w:p>
                <w:p w14:paraId="2EC0C2F2" w14:textId="77777777" w:rsidR="003235B4" w:rsidRPr="005E5A69" w:rsidRDefault="003235B4" w:rsidP="005B5376">
                  <w:pPr>
                    <w:pStyle w:val="Paragrafoelenco"/>
                    <w:numPr>
                      <w:ilvl w:val="0"/>
                      <w:numId w:val="8"/>
                    </w:numPr>
                    <w:spacing w:after="0" w:line="240" w:lineRule="auto"/>
                    <w:ind w:left="662" w:hanging="283"/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</w:pPr>
                  <w:r w:rsidRPr="005E5A69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  <w:lang w:eastAsia="it-IT"/>
                    </w:rPr>
                    <w:t xml:space="preserve">GUASTO MACCHINE </w:t>
                  </w:r>
                  <w:r w:rsidRPr="005E5A69">
                    <w:rPr>
                      <w:bCs/>
                      <w:color w:val="1F497D"/>
                    </w:rPr>
                    <w:t>(</w:t>
                  </w:r>
                  <w:r w:rsidRPr="005E5A69">
                    <w:rPr>
                      <w:bCs/>
                      <w:color w:val="FF0000"/>
                    </w:rPr>
                    <w:sym w:font="Wingdings" w:char="F0E0"/>
                  </w:r>
                  <w:r w:rsidRPr="005E5A69">
                    <w:rPr>
                      <w:bCs/>
                      <w:color w:val="1F497D"/>
                    </w:rPr>
                    <w:t xml:space="preserve">Opzionale per </w:t>
                  </w:r>
                  <w:r w:rsidRPr="005E5A69">
                    <w:rPr>
                      <w:bCs/>
                      <w:color w:val="FF0000"/>
                    </w:rPr>
                    <w:t>TUTTE</w:t>
                  </w:r>
                  <w:r w:rsidRPr="005E5A69">
                    <w:rPr>
                      <w:bCs/>
                      <w:color w:val="1F497D"/>
                    </w:rPr>
                    <w:t>)</w:t>
                  </w:r>
                </w:p>
                <w:p w14:paraId="34038D44" w14:textId="087C8969" w:rsidR="004B30E6" w:rsidRPr="005E5A69" w:rsidRDefault="004B30E6" w:rsidP="005B5376">
                  <w:pPr>
                    <w:pStyle w:val="Paragrafoelenco"/>
                    <w:numPr>
                      <w:ilvl w:val="0"/>
                      <w:numId w:val="8"/>
                    </w:numPr>
                    <w:spacing w:after="0" w:line="240" w:lineRule="auto"/>
                    <w:ind w:left="662" w:hanging="283"/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  <w:lang w:eastAsia="it-IT"/>
                    </w:rPr>
                  </w:pPr>
                  <w:r w:rsidRPr="005E5A69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  <w:lang w:eastAsia="it-IT"/>
                    </w:rPr>
                    <w:t>EVENTI ATMOSFERICI</w:t>
                  </w:r>
                  <w:r w:rsidR="00A63876" w:rsidRPr="005E5A69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  <w:lang w:eastAsia="it-IT"/>
                    </w:rPr>
                    <w:t xml:space="preserve"> </w:t>
                  </w:r>
                  <w:r w:rsidR="00753A3D" w:rsidRPr="005E5A69">
                    <w:rPr>
                      <w:bCs/>
                      <w:color w:val="1F497D"/>
                    </w:rPr>
                    <w:t>(</w:t>
                  </w:r>
                  <w:r w:rsidR="003235B4" w:rsidRPr="005E5A69">
                    <w:rPr>
                      <w:bCs/>
                      <w:color w:val="1F497D"/>
                    </w:rPr>
                    <w:sym w:font="Wingdings" w:char="F0E0"/>
                  </w:r>
                  <w:r w:rsidR="00753A3D" w:rsidRPr="005E5A69">
                    <w:rPr>
                      <w:bCs/>
                      <w:color w:val="1F497D"/>
                    </w:rPr>
                    <w:t xml:space="preserve">Opzionale solo </w:t>
                  </w:r>
                  <w:r w:rsidR="003235B4" w:rsidRPr="005E5A69">
                    <w:rPr>
                      <w:bCs/>
                      <w:color w:val="1F497D"/>
                    </w:rPr>
                    <w:t xml:space="preserve">per </w:t>
                  </w:r>
                  <w:r w:rsidR="00753A3D" w:rsidRPr="005E5A69">
                    <w:rPr>
                      <w:bCs/>
                      <w:color w:val="1F497D"/>
                    </w:rPr>
                    <w:t>INC. Fabbricato e INC. Contenuto</w:t>
                  </w:r>
                  <w:r w:rsidR="003364B3" w:rsidRPr="005E5A69">
                    <w:rPr>
                      <w:bCs/>
                      <w:color w:val="1F497D"/>
                    </w:rPr>
                    <w:t xml:space="preserve">, </w:t>
                  </w:r>
                  <w:r w:rsidR="00FB0061" w:rsidRPr="00FB0061">
                    <w:rPr>
                      <w:bCs/>
                      <w:color w:val="1F497D"/>
                    </w:rPr>
                    <w:t>ove operante</w:t>
                  </w:r>
                  <w:r w:rsidR="00406C1B">
                    <w:rPr>
                      <w:bCs/>
                      <w:color w:val="1F497D"/>
                    </w:rPr>
                    <w:t xml:space="preserve"> (no pacchetto stand alone)</w:t>
                  </w:r>
                  <w:r w:rsidR="00FB0061" w:rsidRPr="00FB0061">
                    <w:rPr>
                      <w:bCs/>
                      <w:color w:val="1F497D"/>
                    </w:rPr>
                    <w:t>)</w:t>
                  </w:r>
                </w:p>
                <w:p w14:paraId="074F2AE5" w14:textId="7CCBC15B" w:rsidR="004B30E6" w:rsidRPr="005E5A69" w:rsidRDefault="004B30E6" w:rsidP="005B5376">
                  <w:pPr>
                    <w:pStyle w:val="Paragrafoelenco"/>
                    <w:numPr>
                      <w:ilvl w:val="0"/>
                      <w:numId w:val="8"/>
                    </w:numPr>
                    <w:spacing w:after="0" w:line="240" w:lineRule="auto"/>
                    <w:ind w:left="662" w:hanging="283"/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  <w:lang w:eastAsia="it-IT"/>
                    </w:rPr>
                  </w:pPr>
                  <w:r w:rsidRPr="00572E96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  <w:lang w:eastAsia="it-IT"/>
                    </w:rPr>
                    <w:t>EVENTI SOCIOPOLITICI</w:t>
                  </w:r>
                  <w:r w:rsidR="00A63876" w:rsidRPr="00572E96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  <w:lang w:eastAsia="it-IT"/>
                    </w:rPr>
                    <w:t xml:space="preserve"> </w:t>
                  </w:r>
                  <w:r w:rsidR="00753A3D" w:rsidRPr="00572E96">
                    <w:rPr>
                      <w:bCs/>
                      <w:color w:val="1F497D"/>
                    </w:rPr>
                    <w:t>(</w:t>
                  </w:r>
                  <w:r w:rsidR="003235B4" w:rsidRPr="00572E96">
                    <w:rPr>
                      <w:bCs/>
                      <w:color w:val="1F497D"/>
                    </w:rPr>
                    <w:sym w:font="Wingdings" w:char="F0E0"/>
                  </w:r>
                  <w:r w:rsidR="00753A3D" w:rsidRPr="00572E96">
                    <w:rPr>
                      <w:bCs/>
                      <w:color w:val="1F497D"/>
                    </w:rPr>
                    <w:t xml:space="preserve">Opzionale solo </w:t>
                  </w:r>
                  <w:r w:rsidR="003235B4" w:rsidRPr="00572E96">
                    <w:rPr>
                      <w:bCs/>
                      <w:color w:val="1F497D"/>
                    </w:rPr>
                    <w:t xml:space="preserve">per </w:t>
                  </w:r>
                  <w:r w:rsidR="00753A3D" w:rsidRPr="00572E96">
                    <w:rPr>
                      <w:bCs/>
                      <w:color w:val="1F497D"/>
                    </w:rPr>
                    <w:t xml:space="preserve">INC. Fabbricato e INC. </w:t>
                  </w:r>
                  <w:r w:rsidR="00753A3D" w:rsidRPr="005E5A69">
                    <w:rPr>
                      <w:bCs/>
                      <w:color w:val="1F497D"/>
                    </w:rPr>
                    <w:t>Contenuto</w:t>
                  </w:r>
                  <w:r w:rsidR="003364B3" w:rsidRPr="005E5A69">
                    <w:rPr>
                      <w:bCs/>
                      <w:color w:val="1F497D"/>
                    </w:rPr>
                    <w:t xml:space="preserve">, </w:t>
                  </w:r>
                  <w:r w:rsidR="00FB0061" w:rsidRPr="00FB0061">
                    <w:rPr>
                      <w:bCs/>
                      <w:color w:val="1F497D"/>
                    </w:rPr>
                    <w:t>ove operante</w:t>
                  </w:r>
                  <w:r w:rsidR="00406C1B">
                    <w:rPr>
                      <w:bCs/>
                      <w:color w:val="1F497D"/>
                    </w:rPr>
                    <w:t xml:space="preserve"> (no pacchetto stand alone)</w:t>
                  </w:r>
                  <w:r w:rsidR="00FB0061" w:rsidRPr="00FB0061">
                    <w:rPr>
                      <w:bCs/>
                      <w:color w:val="1F497D"/>
                    </w:rPr>
                    <w:t>)</w:t>
                  </w:r>
                </w:p>
                <w:p w14:paraId="032D47B8" w14:textId="4FA18531" w:rsidR="00B90CDF" w:rsidRPr="005E5A69" w:rsidRDefault="004B30E6" w:rsidP="005B5376">
                  <w:pPr>
                    <w:pStyle w:val="Paragrafoelenco"/>
                    <w:numPr>
                      <w:ilvl w:val="0"/>
                      <w:numId w:val="8"/>
                    </w:numPr>
                    <w:spacing w:after="0" w:line="240" w:lineRule="auto"/>
                    <w:ind w:left="662" w:hanging="283"/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  <w:lang w:eastAsia="it-IT"/>
                    </w:rPr>
                  </w:pPr>
                  <w:r w:rsidRPr="005E5A69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  <w:lang w:eastAsia="it-IT"/>
                    </w:rPr>
                    <w:t>ATTI DI TERRORISMO</w:t>
                  </w:r>
                  <w:r w:rsidR="00A63876" w:rsidRPr="005E5A69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  <w:lang w:eastAsia="it-IT"/>
                    </w:rPr>
                    <w:t xml:space="preserve"> </w:t>
                  </w:r>
                  <w:r w:rsidR="00B90CDF" w:rsidRPr="005E5A69">
                    <w:rPr>
                      <w:bCs/>
                      <w:color w:val="1F497D"/>
                    </w:rPr>
                    <w:t>(</w:t>
                  </w:r>
                  <w:r w:rsidR="00B90CDF" w:rsidRPr="005E5A69">
                    <w:rPr>
                      <w:bCs/>
                      <w:color w:val="1F497D"/>
                    </w:rPr>
                    <w:sym w:font="Wingdings" w:char="F0E0"/>
                  </w:r>
                  <w:r w:rsidR="00B90CDF" w:rsidRPr="005E5A69">
                    <w:rPr>
                      <w:bCs/>
                      <w:color w:val="1F497D"/>
                    </w:rPr>
                    <w:t xml:space="preserve">Opzionale solo per INC. Fabbricato e INC. Contenuto, </w:t>
                  </w:r>
                  <w:r w:rsidR="00FB0061" w:rsidRPr="00FB0061">
                    <w:rPr>
                      <w:bCs/>
                      <w:color w:val="1F497D"/>
                    </w:rPr>
                    <w:t>ove operante</w:t>
                  </w:r>
                  <w:r w:rsidR="00406C1B">
                    <w:rPr>
                      <w:bCs/>
                      <w:color w:val="1F497D"/>
                    </w:rPr>
                    <w:t xml:space="preserve"> (no pacchetto stand alone)</w:t>
                  </w:r>
                  <w:r w:rsidR="00FB0061" w:rsidRPr="00FB0061">
                    <w:rPr>
                      <w:bCs/>
                      <w:color w:val="1F497D"/>
                    </w:rPr>
                    <w:t>)</w:t>
                  </w:r>
                </w:p>
                <w:p w14:paraId="7B251DFB" w14:textId="744D1682" w:rsidR="004B30E6" w:rsidRPr="005E5A69" w:rsidRDefault="004B30E6" w:rsidP="005B5376">
                  <w:pPr>
                    <w:pStyle w:val="Paragrafoelenco"/>
                    <w:numPr>
                      <w:ilvl w:val="0"/>
                      <w:numId w:val="8"/>
                    </w:numPr>
                    <w:spacing w:after="0" w:line="240" w:lineRule="auto"/>
                    <w:ind w:left="662" w:hanging="283"/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  <w:lang w:eastAsia="it-IT"/>
                    </w:rPr>
                  </w:pPr>
                  <w:r w:rsidRPr="005E5A69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  <w:lang w:eastAsia="it-IT"/>
                    </w:rPr>
                    <w:t>TERREMOTO</w:t>
                  </w:r>
                  <w:r w:rsidR="00B44251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  <w:lang w:eastAsia="it-IT"/>
                    </w:rPr>
                    <w:t xml:space="preserve"> </w:t>
                  </w:r>
                  <w:r w:rsidR="00B90CDF" w:rsidRPr="005E5A69">
                    <w:rPr>
                      <w:bCs/>
                      <w:color w:val="1F497D"/>
                    </w:rPr>
                    <w:t>(</w:t>
                  </w:r>
                  <w:r w:rsidR="00B90CDF" w:rsidRPr="005E5A69">
                    <w:rPr>
                      <w:bCs/>
                      <w:color w:val="1F497D"/>
                    </w:rPr>
                    <w:sym w:font="Wingdings" w:char="F0E0"/>
                  </w:r>
                  <w:r w:rsidR="00B90CDF" w:rsidRPr="005E5A69">
                    <w:rPr>
                      <w:bCs/>
                      <w:color w:val="1F497D"/>
                    </w:rPr>
                    <w:t xml:space="preserve">Opzionale solo per INC. Fabbricato e INC. Contenuto, </w:t>
                  </w:r>
                  <w:r w:rsidR="00FB0061" w:rsidRPr="00FB0061">
                    <w:rPr>
                      <w:bCs/>
                      <w:color w:val="1F497D"/>
                    </w:rPr>
                    <w:t>ove operante</w:t>
                  </w:r>
                  <w:r w:rsidR="00406C1B">
                    <w:rPr>
                      <w:bCs/>
                      <w:color w:val="1F497D"/>
                    </w:rPr>
                    <w:t xml:space="preserve"> (no pacchetto stand alone)</w:t>
                  </w:r>
                  <w:r w:rsidR="00FB0061" w:rsidRPr="00FB0061">
                    <w:rPr>
                      <w:bCs/>
                      <w:color w:val="1F497D"/>
                    </w:rPr>
                    <w:t>)</w:t>
                  </w:r>
                </w:p>
                <w:p w14:paraId="59FC129B" w14:textId="6CCDAFC0" w:rsidR="00B90CDF" w:rsidRPr="005E5A69" w:rsidRDefault="004B30E6" w:rsidP="005B5376">
                  <w:pPr>
                    <w:pStyle w:val="Paragrafoelenco"/>
                    <w:numPr>
                      <w:ilvl w:val="0"/>
                      <w:numId w:val="8"/>
                    </w:numPr>
                    <w:spacing w:after="0" w:line="240" w:lineRule="auto"/>
                    <w:ind w:left="662" w:hanging="283"/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  <w:lang w:eastAsia="it-IT"/>
                    </w:rPr>
                  </w:pPr>
                  <w:r w:rsidRPr="005E5A69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  <w:lang w:eastAsia="it-IT"/>
                    </w:rPr>
                    <w:t>ALLUVIONE/ INONDAZIONE</w:t>
                  </w:r>
                  <w:r w:rsidR="00A63876" w:rsidRPr="005E5A69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  <w:lang w:eastAsia="it-IT"/>
                    </w:rPr>
                    <w:t xml:space="preserve"> </w:t>
                  </w:r>
                  <w:r w:rsidR="00B90CDF" w:rsidRPr="005E5A69">
                    <w:rPr>
                      <w:bCs/>
                      <w:color w:val="1F497D"/>
                    </w:rPr>
                    <w:t>(</w:t>
                  </w:r>
                  <w:r w:rsidR="00B90CDF" w:rsidRPr="005E5A69">
                    <w:rPr>
                      <w:bCs/>
                      <w:color w:val="1F497D"/>
                    </w:rPr>
                    <w:sym w:font="Wingdings" w:char="F0E0"/>
                  </w:r>
                  <w:r w:rsidR="00B90CDF" w:rsidRPr="005E5A69">
                    <w:rPr>
                      <w:bCs/>
                      <w:color w:val="1F497D"/>
                    </w:rPr>
                    <w:t xml:space="preserve">Opzionale solo per INC. Fabbricato e INC Contenuto, </w:t>
                  </w:r>
                  <w:r w:rsidR="00FB0061" w:rsidRPr="00FB0061">
                    <w:rPr>
                      <w:bCs/>
                      <w:color w:val="1F497D"/>
                    </w:rPr>
                    <w:t>ove operante</w:t>
                  </w:r>
                  <w:r w:rsidR="00406C1B">
                    <w:rPr>
                      <w:bCs/>
                      <w:color w:val="1F497D"/>
                    </w:rPr>
                    <w:t xml:space="preserve"> (no pacchetto stand alone)</w:t>
                  </w:r>
                  <w:r w:rsidR="00FB0061" w:rsidRPr="00FB0061">
                    <w:rPr>
                      <w:bCs/>
                      <w:color w:val="1F497D"/>
                    </w:rPr>
                    <w:t>)</w:t>
                  </w:r>
                </w:p>
                <w:p w14:paraId="3662AEC8" w14:textId="035C10D7" w:rsidR="00B90CDF" w:rsidRPr="005E5A69" w:rsidRDefault="004B30E6" w:rsidP="005B5376">
                  <w:pPr>
                    <w:pStyle w:val="Paragrafoelenco"/>
                    <w:numPr>
                      <w:ilvl w:val="0"/>
                      <w:numId w:val="8"/>
                    </w:numPr>
                    <w:spacing w:after="0" w:line="240" w:lineRule="auto"/>
                    <w:ind w:left="662" w:hanging="283"/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  <w:lang w:eastAsia="it-IT"/>
                    </w:rPr>
                  </w:pPr>
                  <w:r w:rsidRPr="005E5A69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  <w:lang w:eastAsia="it-IT"/>
                    </w:rPr>
                    <w:t>ALLAGAMENTO</w:t>
                  </w:r>
                  <w:r w:rsidR="00B90CDF" w:rsidRPr="005E5A69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  <w:lang w:eastAsia="it-IT"/>
                    </w:rPr>
                    <w:t xml:space="preserve"> </w:t>
                  </w:r>
                  <w:r w:rsidR="00B90CDF" w:rsidRPr="005E5A69">
                    <w:rPr>
                      <w:bCs/>
                      <w:color w:val="1F497D"/>
                    </w:rPr>
                    <w:t>(</w:t>
                  </w:r>
                  <w:r w:rsidR="00B90CDF" w:rsidRPr="005E5A69">
                    <w:rPr>
                      <w:bCs/>
                      <w:color w:val="1F497D"/>
                    </w:rPr>
                    <w:sym w:font="Wingdings" w:char="F0E0"/>
                  </w:r>
                  <w:r w:rsidR="00B90CDF" w:rsidRPr="005E5A69">
                    <w:rPr>
                      <w:bCs/>
                      <w:color w:val="1F497D"/>
                    </w:rPr>
                    <w:t xml:space="preserve">Opzionale solo per INC. Fabbricato e INC. Contenuto, </w:t>
                  </w:r>
                  <w:r w:rsidR="00FB0061" w:rsidRPr="00FB0061">
                    <w:rPr>
                      <w:bCs/>
                      <w:color w:val="1F497D"/>
                    </w:rPr>
                    <w:t>ove operante</w:t>
                  </w:r>
                  <w:r w:rsidR="00406C1B">
                    <w:rPr>
                      <w:bCs/>
                      <w:color w:val="1F497D"/>
                    </w:rPr>
                    <w:t xml:space="preserve"> (no pacchetto stand alone)</w:t>
                  </w:r>
                  <w:r w:rsidR="00FB0061" w:rsidRPr="00FB0061">
                    <w:rPr>
                      <w:bCs/>
                      <w:color w:val="1F497D"/>
                    </w:rPr>
                    <w:t>)</w:t>
                  </w:r>
                </w:p>
                <w:p w14:paraId="02D80CC5" w14:textId="77777777" w:rsidR="003235B4" w:rsidRDefault="003235B4" w:rsidP="003235B4">
                  <w:pPr>
                    <w:pStyle w:val="Paragrafoelenco"/>
                    <w:spacing w:after="0" w:line="240" w:lineRule="auto"/>
                    <w:ind w:left="1229"/>
                    <w:rPr>
                      <w:bCs/>
                      <w:color w:val="1F497D"/>
                      <w:sz w:val="20"/>
                    </w:rPr>
                  </w:pPr>
                </w:p>
                <w:p w14:paraId="356E9A70" w14:textId="77777777" w:rsidR="00B65ADE" w:rsidRPr="00572E96" w:rsidRDefault="00B65ADE" w:rsidP="00F22356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"/>
                      <w:lang w:eastAsia="it-IT"/>
                    </w:rPr>
                  </w:pPr>
                </w:p>
                <w:p w14:paraId="6F278F5B" w14:textId="76CE3B2D" w:rsidR="004B30E6" w:rsidRPr="00A140D0" w:rsidRDefault="004B30E6" w:rsidP="005B5376">
                  <w:pPr>
                    <w:pStyle w:val="Paragrafoelenco"/>
                    <w:spacing w:after="0" w:line="240" w:lineRule="auto"/>
                    <w:ind w:left="521" w:hanging="142"/>
                    <w:rPr>
                      <w:bCs/>
                      <w:color w:val="1F497D"/>
                    </w:rPr>
                  </w:pPr>
                  <w:r w:rsidRPr="00A140D0">
                    <w:rPr>
                      <w:bCs/>
                      <w:color w:val="FF0000"/>
                      <w:u w:val="single"/>
                    </w:rPr>
                    <w:t>Estensioni di garanzia a pagamento</w:t>
                  </w:r>
                  <w:r w:rsidRPr="00A140D0">
                    <w:rPr>
                      <w:bCs/>
                      <w:color w:val="FF0000"/>
                    </w:rPr>
                    <w:t xml:space="preserve"> Sezione</w:t>
                  </w:r>
                  <w:r w:rsidRPr="00A140D0">
                    <w:rPr>
                      <w:b/>
                      <w:bCs/>
                      <w:color w:val="FF0000"/>
                    </w:rPr>
                    <w:t xml:space="preserve"> A) </w:t>
                  </w:r>
                  <w:r w:rsidRPr="00A140D0">
                    <w:rPr>
                      <w:bCs/>
                      <w:color w:val="1F497D"/>
                    </w:rPr>
                    <w:t>formula</w:t>
                  </w:r>
                  <w:r w:rsidRPr="00A140D0">
                    <w:rPr>
                      <w:b/>
                      <w:bCs/>
                      <w:color w:val="1F497D"/>
                    </w:rPr>
                    <w:t xml:space="preserve"> </w:t>
                  </w:r>
                  <w:r w:rsidRPr="00A140D0">
                    <w:rPr>
                      <w:b/>
                    </w:rPr>
                    <w:t>ALL Risk</w:t>
                  </w:r>
                  <w:r w:rsidR="005B5376" w:rsidRPr="00A140D0">
                    <w:rPr>
                      <w:b/>
                    </w:rPr>
                    <w:t>s</w:t>
                  </w:r>
                  <w:r w:rsidRPr="00A140D0">
                    <w:rPr>
                      <w:bCs/>
                      <w:color w:val="1F497D"/>
                    </w:rPr>
                    <w:t xml:space="preserve">: </w:t>
                  </w:r>
                </w:p>
                <w:p w14:paraId="5BB390A4" w14:textId="77777777" w:rsidR="00302F56" w:rsidRPr="00A140D0" w:rsidRDefault="00D67A85">
                  <w:pPr>
                    <w:pStyle w:val="Paragrafoelenco"/>
                    <w:spacing w:after="0" w:line="240" w:lineRule="auto"/>
                    <w:ind w:right="-70" w:hanging="340"/>
                    <w:rPr>
                      <w:color w:val="1F497D"/>
                    </w:rPr>
                  </w:pPr>
                  <w:r w:rsidRPr="00A140D0">
                    <w:rPr>
                      <w:b/>
                      <w:bCs/>
                      <w:color w:val="FF0000"/>
                      <w:u w:val="single"/>
                    </w:rPr>
                    <w:t>(massimale proprio</w:t>
                  </w:r>
                  <w:r w:rsidR="005E5A69" w:rsidRPr="003A1938">
                    <w:rPr>
                      <w:b/>
                      <w:color w:val="FF0000"/>
                      <w:u w:val="single"/>
                    </w:rPr>
                    <w:t xml:space="preserve"> inteso come un “di cui” del massimale </w:t>
                  </w:r>
                  <w:r w:rsidR="00225245" w:rsidRPr="003A1938">
                    <w:rPr>
                      <w:b/>
                      <w:color w:val="FF0000"/>
                      <w:u w:val="single"/>
                    </w:rPr>
                    <w:t xml:space="preserve">della </w:t>
                  </w:r>
                  <w:r w:rsidR="005E5A69" w:rsidRPr="003A1938">
                    <w:rPr>
                      <w:b/>
                      <w:color w:val="FF0000"/>
                      <w:u w:val="single"/>
                    </w:rPr>
                    <w:t>garanzia principale</w:t>
                  </w:r>
                  <w:r w:rsidR="00093A59" w:rsidRPr="00A140D0">
                    <w:rPr>
                      <w:b/>
                      <w:bCs/>
                      <w:color w:val="FF0000"/>
                      <w:u w:val="single"/>
                    </w:rPr>
                    <w:t xml:space="preserve"> **</w:t>
                  </w:r>
                  <w:r w:rsidR="005E5A69" w:rsidRPr="00A140D0">
                    <w:rPr>
                      <w:b/>
                      <w:bCs/>
                      <w:color w:val="FF0000"/>
                      <w:u w:val="single"/>
                    </w:rPr>
                    <w:t>)</w:t>
                  </w:r>
                  <w:r w:rsidR="00225245" w:rsidRPr="00A140D0">
                    <w:rPr>
                      <w:color w:val="FF0000"/>
                    </w:rPr>
                    <w:t>:</w:t>
                  </w:r>
                </w:p>
                <w:p w14:paraId="12C0C3B7" w14:textId="77777777" w:rsidR="00D67A85" w:rsidRPr="00A140D0" w:rsidRDefault="00D67A85" w:rsidP="005B5376">
                  <w:pPr>
                    <w:pStyle w:val="Paragrafoelenco"/>
                    <w:spacing w:after="0" w:line="240" w:lineRule="auto"/>
                    <w:ind w:left="379"/>
                    <w:rPr>
                      <w:b/>
                      <w:bCs/>
                      <w:color w:val="FF0000"/>
                      <w:u w:val="single"/>
                    </w:rPr>
                  </w:pPr>
                </w:p>
                <w:p w14:paraId="0820F8AF" w14:textId="312318E1" w:rsidR="00CF5CEC" w:rsidRPr="00A140D0" w:rsidRDefault="00CF5CEC" w:rsidP="005B5376">
                  <w:pPr>
                    <w:pStyle w:val="Paragrafoelenco"/>
                    <w:numPr>
                      <w:ilvl w:val="0"/>
                      <w:numId w:val="8"/>
                    </w:numPr>
                    <w:spacing w:after="0" w:line="240" w:lineRule="auto"/>
                    <w:ind w:left="804" w:hanging="425"/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  <w:lang w:eastAsia="it-IT"/>
                    </w:rPr>
                  </w:pPr>
                  <w:r w:rsidRPr="00A140D0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  <w:lang w:eastAsia="it-IT"/>
                    </w:rPr>
                    <w:t>RICORSO TERZI DA INCENDIO</w:t>
                  </w:r>
                  <w:r w:rsidR="00D80247" w:rsidRPr="00A140D0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  <w:lang w:eastAsia="it-IT"/>
                    </w:rPr>
                    <w:t xml:space="preserve"> </w:t>
                  </w:r>
                  <w:r w:rsidR="003235B4" w:rsidRPr="00A140D0">
                    <w:rPr>
                      <w:bCs/>
                      <w:color w:val="1F497D"/>
                    </w:rPr>
                    <w:t>(</w:t>
                  </w:r>
                  <w:r w:rsidR="00A25911" w:rsidRPr="003A1938">
                    <w:rPr>
                      <w:color w:val="FF0000"/>
                    </w:rPr>
                    <w:sym w:font="Wingdings" w:char="F0E0"/>
                  </w:r>
                  <w:r w:rsidR="003235B4" w:rsidRPr="00A140D0">
                    <w:rPr>
                      <w:bCs/>
                      <w:color w:val="1F497D"/>
                    </w:rPr>
                    <w:t xml:space="preserve">Opzionale </w:t>
                  </w:r>
                  <w:r w:rsidR="00652822">
                    <w:rPr>
                      <w:bCs/>
                      <w:color w:val="1F497D"/>
                    </w:rPr>
                    <w:t>per</w:t>
                  </w:r>
                  <w:r w:rsidR="00652822" w:rsidRPr="00572E96">
                    <w:rPr>
                      <w:bCs/>
                      <w:color w:val="1F497D"/>
                    </w:rPr>
                    <w:t xml:space="preserve"> </w:t>
                  </w:r>
                  <w:r w:rsidR="00652822" w:rsidRPr="00572E96">
                    <w:rPr>
                      <w:bCs/>
                      <w:color w:val="FF0000"/>
                    </w:rPr>
                    <w:t>TUTTE</w:t>
                  </w:r>
                  <w:r w:rsidR="003235B4" w:rsidRPr="00A140D0">
                    <w:rPr>
                      <w:bCs/>
                      <w:color w:val="1F497D"/>
                    </w:rPr>
                    <w:t>)</w:t>
                  </w:r>
                </w:p>
                <w:p w14:paraId="73F103B3" w14:textId="2A7E3F2A" w:rsidR="004B30E6" w:rsidRPr="00572E96" w:rsidRDefault="004B30E6" w:rsidP="005B5376">
                  <w:pPr>
                    <w:pStyle w:val="Paragrafoelenco"/>
                    <w:numPr>
                      <w:ilvl w:val="0"/>
                      <w:numId w:val="8"/>
                    </w:numPr>
                    <w:spacing w:after="0" w:line="240" w:lineRule="auto"/>
                    <w:ind w:left="804" w:hanging="425"/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  <w:lang w:eastAsia="it-IT"/>
                    </w:rPr>
                  </w:pPr>
                  <w:r w:rsidRPr="00572E96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  <w:lang w:eastAsia="it-IT"/>
                    </w:rPr>
                    <w:t>ROTTURA LASTRE</w:t>
                  </w:r>
                  <w:r w:rsidR="003235B4" w:rsidRPr="00572E96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  <w:lang w:eastAsia="it-IT"/>
                    </w:rPr>
                    <w:t xml:space="preserve"> </w:t>
                  </w:r>
                  <w:r w:rsidR="003235B4" w:rsidRPr="00572E96">
                    <w:rPr>
                      <w:bCs/>
                      <w:color w:val="1F497D"/>
                    </w:rPr>
                    <w:t>(</w:t>
                  </w:r>
                  <w:r w:rsidR="003235B4" w:rsidRPr="00572E96">
                    <w:rPr>
                      <w:bCs/>
                      <w:color w:val="FF0000"/>
                    </w:rPr>
                    <w:sym w:font="Wingdings" w:char="F0E0"/>
                  </w:r>
                  <w:r w:rsidR="003235B4" w:rsidRPr="00572E96">
                    <w:rPr>
                      <w:bCs/>
                      <w:color w:val="1F497D"/>
                    </w:rPr>
                    <w:t xml:space="preserve">Opzionale </w:t>
                  </w:r>
                  <w:r w:rsidR="00482254">
                    <w:rPr>
                      <w:bCs/>
                      <w:color w:val="1F497D"/>
                    </w:rPr>
                    <w:t>per</w:t>
                  </w:r>
                  <w:r w:rsidR="003235B4" w:rsidRPr="00572E96">
                    <w:rPr>
                      <w:bCs/>
                      <w:color w:val="1F497D"/>
                    </w:rPr>
                    <w:t xml:space="preserve"> </w:t>
                  </w:r>
                  <w:r w:rsidR="003235B4" w:rsidRPr="00572E96">
                    <w:rPr>
                      <w:bCs/>
                      <w:color w:val="FF0000"/>
                    </w:rPr>
                    <w:t>TUTTE</w:t>
                  </w:r>
                  <w:r w:rsidR="003235B4" w:rsidRPr="00572E96">
                    <w:rPr>
                      <w:bCs/>
                      <w:color w:val="1F497D"/>
                    </w:rPr>
                    <w:t>)</w:t>
                  </w:r>
                  <w:r w:rsidRPr="00572E96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  <w:lang w:eastAsia="it-IT"/>
                    </w:rPr>
                    <w:t xml:space="preserve"> </w:t>
                  </w:r>
                </w:p>
                <w:p w14:paraId="0027D7BA" w14:textId="4849F66A" w:rsidR="003235B4" w:rsidRPr="00572E96" w:rsidRDefault="003235B4" w:rsidP="005B5376">
                  <w:pPr>
                    <w:pStyle w:val="Paragrafoelenco"/>
                    <w:numPr>
                      <w:ilvl w:val="0"/>
                      <w:numId w:val="8"/>
                    </w:numPr>
                    <w:spacing w:after="0" w:line="240" w:lineRule="auto"/>
                    <w:ind w:left="804" w:hanging="425"/>
                    <w:rPr>
                      <w:bCs/>
                      <w:color w:val="1F497D"/>
                    </w:rPr>
                  </w:pPr>
                  <w:r w:rsidRPr="00572E96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  <w:lang w:eastAsia="it-IT"/>
                    </w:rPr>
                    <w:t xml:space="preserve">GUASTO MACCHINE </w:t>
                  </w:r>
                  <w:r w:rsidRPr="00572E96">
                    <w:rPr>
                      <w:bCs/>
                      <w:color w:val="1F497D"/>
                    </w:rPr>
                    <w:t>(</w:t>
                  </w:r>
                  <w:r w:rsidRPr="00572E96">
                    <w:rPr>
                      <w:bCs/>
                      <w:color w:val="FF0000"/>
                    </w:rPr>
                    <w:sym w:font="Wingdings" w:char="F0E0"/>
                  </w:r>
                  <w:r w:rsidRPr="00572E96">
                    <w:rPr>
                      <w:bCs/>
                      <w:color w:val="1F497D"/>
                    </w:rPr>
                    <w:t xml:space="preserve">Opzionale </w:t>
                  </w:r>
                  <w:r w:rsidR="00482254">
                    <w:rPr>
                      <w:bCs/>
                      <w:color w:val="1F497D"/>
                    </w:rPr>
                    <w:t>per</w:t>
                  </w:r>
                  <w:r w:rsidRPr="00572E96">
                    <w:rPr>
                      <w:bCs/>
                      <w:color w:val="1F497D"/>
                    </w:rPr>
                    <w:t xml:space="preserve"> </w:t>
                  </w:r>
                  <w:r w:rsidRPr="00572E96">
                    <w:rPr>
                      <w:bCs/>
                      <w:color w:val="FF0000"/>
                    </w:rPr>
                    <w:t>TUTTE</w:t>
                  </w:r>
                  <w:r w:rsidRPr="00572E96">
                    <w:rPr>
                      <w:bCs/>
                      <w:color w:val="1F497D"/>
                    </w:rPr>
                    <w:t>)</w:t>
                  </w:r>
                </w:p>
                <w:p w14:paraId="138BAB0D" w14:textId="30103912" w:rsidR="00B90CDF" w:rsidRPr="005E5A69" w:rsidRDefault="004B30E6" w:rsidP="005B5376">
                  <w:pPr>
                    <w:pStyle w:val="Paragrafoelenco"/>
                    <w:numPr>
                      <w:ilvl w:val="0"/>
                      <w:numId w:val="8"/>
                    </w:numPr>
                    <w:spacing w:after="0" w:line="240" w:lineRule="auto"/>
                    <w:ind w:left="804" w:right="-212" w:hanging="425"/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  <w:lang w:eastAsia="it-IT"/>
                    </w:rPr>
                  </w:pPr>
                  <w:r w:rsidRPr="00572E96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  <w:lang w:eastAsia="it-IT"/>
                    </w:rPr>
                    <w:t>TERREMOTO</w:t>
                  </w:r>
                  <w:r w:rsidR="003235B4" w:rsidRPr="00572E96">
                    <w:rPr>
                      <w:bCs/>
                      <w:color w:val="1F497D"/>
                    </w:rPr>
                    <w:t xml:space="preserve"> </w:t>
                  </w:r>
                  <w:r w:rsidR="00B90CDF" w:rsidRPr="00572E96">
                    <w:rPr>
                      <w:bCs/>
                      <w:color w:val="1F497D"/>
                    </w:rPr>
                    <w:t>(</w:t>
                  </w:r>
                  <w:r w:rsidR="00B90CDF" w:rsidRPr="00572E96">
                    <w:rPr>
                      <w:bCs/>
                      <w:color w:val="1F497D"/>
                    </w:rPr>
                    <w:sym w:font="Wingdings" w:char="F0E0"/>
                  </w:r>
                  <w:r w:rsidR="00B90CDF" w:rsidRPr="00572E96">
                    <w:rPr>
                      <w:bCs/>
                      <w:color w:val="1F497D"/>
                    </w:rPr>
                    <w:t xml:space="preserve">Opzionale solo per INC. Fabbricato e </w:t>
                  </w:r>
                  <w:r w:rsidR="00B90CDF" w:rsidRPr="005E5A69">
                    <w:rPr>
                      <w:bCs/>
                      <w:color w:val="1F497D"/>
                    </w:rPr>
                    <w:t xml:space="preserve">INC. Contenuto, </w:t>
                  </w:r>
                  <w:r w:rsidR="00FB0061" w:rsidRPr="00FB0061">
                    <w:rPr>
                      <w:bCs/>
                      <w:color w:val="1F497D"/>
                    </w:rPr>
                    <w:t>ove operante</w:t>
                  </w:r>
                  <w:r w:rsidR="00406C1B">
                    <w:rPr>
                      <w:bCs/>
                      <w:color w:val="1F497D"/>
                    </w:rPr>
                    <w:t xml:space="preserve"> (no pacchetto stand alone)</w:t>
                  </w:r>
                  <w:r w:rsidR="00FB0061" w:rsidRPr="00FB0061">
                    <w:rPr>
                      <w:bCs/>
                      <w:color w:val="1F497D"/>
                    </w:rPr>
                    <w:t>)</w:t>
                  </w:r>
                </w:p>
                <w:p w14:paraId="702DD934" w14:textId="79AED6B0" w:rsidR="004B30E6" w:rsidRPr="005E5A69" w:rsidRDefault="004B30E6" w:rsidP="004619D3">
                  <w:pPr>
                    <w:pStyle w:val="Paragrafoelenco"/>
                    <w:numPr>
                      <w:ilvl w:val="0"/>
                      <w:numId w:val="8"/>
                    </w:numPr>
                    <w:spacing w:after="0" w:line="240" w:lineRule="auto"/>
                    <w:ind w:left="804" w:hanging="425"/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  <w:lang w:eastAsia="it-IT"/>
                    </w:rPr>
                  </w:pPr>
                  <w:r w:rsidRPr="005E5A69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  <w:lang w:eastAsia="it-IT"/>
                    </w:rPr>
                    <w:t>ALLUVIONE/ INONDAZIONE</w:t>
                  </w:r>
                  <w:r w:rsidR="003235B4" w:rsidRPr="005E5A69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  <w:lang w:eastAsia="it-IT"/>
                    </w:rPr>
                    <w:t xml:space="preserve"> </w:t>
                  </w:r>
                  <w:r w:rsidR="00B90CDF" w:rsidRPr="005E5A69">
                    <w:rPr>
                      <w:bCs/>
                      <w:color w:val="1F497D"/>
                    </w:rPr>
                    <w:t>(</w:t>
                  </w:r>
                  <w:r w:rsidR="00B90CDF" w:rsidRPr="005E5A69">
                    <w:rPr>
                      <w:bCs/>
                      <w:color w:val="1F497D"/>
                    </w:rPr>
                    <w:sym w:font="Wingdings" w:char="F0E0"/>
                  </w:r>
                  <w:r w:rsidR="00B90CDF" w:rsidRPr="005E5A69">
                    <w:rPr>
                      <w:bCs/>
                      <w:color w:val="1F497D"/>
                    </w:rPr>
                    <w:t xml:space="preserve">Opzionale solo per INC. Fabbricato e INC. Contenuto, </w:t>
                  </w:r>
                  <w:r w:rsidR="00FB0061" w:rsidRPr="00FB0061">
                    <w:rPr>
                      <w:bCs/>
                      <w:color w:val="1F497D"/>
                    </w:rPr>
                    <w:t>ove operante</w:t>
                  </w:r>
                  <w:r w:rsidR="00406C1B">
                    <w:rPr>
                      <w:bCs/>
                      <w:color w:val="1F497D"/>
                    </w:rPr>
                    <w:t xml:space="preserve"> (no pacchetto stand alone)</w:t>
                  </w:r>
                  <w:r w:rsidR="00FB0061" w:rsidRPr="00FB0061">
                    <w:rPr>
                      <w:bCs/>
                      <w:color w:val="1F497D"/>
                    </w:rPr>
                    <w:t>)</w:t>
                  </w:r>
                </w:p>
                <w:p w14:paraId="29F2930A" w14:textId="1654BA50" w:rsidR="00302F56" w:rsidRDefault="004B30E6">
                  <w:pPr>
                    <w:pStyle w:val="Paragrafoelenco"/>
                    <w:numPr>
                      <w:ilvl w:val="0"/>
                      <w:numId w:val="8"/>
                    </w:numPr>
                    <w:spacing w:after="0" w:line="240" w:lineRule="auto"/>
                    <w:ind w:left="804" w:hanging="425"/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  <w:lang w:eastAsia="it-IT"/>
                    </w:rPr>
                  </w:pPr>
                  <w:r w:rsidRPr="005E5A69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  <w:lang w:eastAsia="it-IT"/>
                    </w:rPr>
                    <w:t>ALLAGAMENTO</w:t>
                  </w:r>
                  <w:r w:rsidR="003235B4" w:rsidRPr="005E5A69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  <w:lang w:eastAsia="it-IT"/>
                    </w:rPr>
                    <w:t xml:space="preserve"> </w:t>
                  </w:r>
                  <w:r w:rsidR="00B90CDF" w:rsidRPr="005E5A69">
                    <w:rPr>
                      <w:bCs/>
                      <w:color w:val="1F497D"/>
                    </w:rPr>
                    <w:t>(</w:t>
                  </w:r>
                  <w:r w:rsidR="00B90CDF" w:rsidRPr="005E5A69">
                    <w:rPr>
                      <w:bCs/>
                      <w:color w:val="1F497D"/>
                    </w:rPr>
                    <w:sym w:font="Wingdings" w:char="F0E0"/>
                  </w:r>
                  <w:r w:rsidR="00B90CDF" w:rsidRPr="005E5A69">
                    <w:rPr>
                      <w:bCs/>
                      <w:color w:val="1F497D"/>
                    </w:rPr>
                    <w:t xml:space="preserve">Opzionale solo per INC. Fabbricato e INC. Contenuto, </w:t>
                  </w:r>
                  <w:r w:rsidR="00FB0061" w:rsidRPr="00FB0061">
                    <w:rPr>
                      <w:bCs/>
                      <w:color w:val="1F497D"/>
                    </w:rPr>
                    <w:t>ove operante</w:t>
                  </w:r>
                  <w:r w:rsidR="00406C1B">
                    <w:rPr>
                      <w:bCs/>
                      <w:color w:val="1F497D"/>
                    </w:rPr>
                    <w:t xml:space="preserve"> (no pacchetto stand alone)</w:t>
                  </w:r>
                  <w:r w:rsidR="00FB0061" w:rsidRPr="00FB0061">
                    <w:rPr>
                      <w:bCs/>
                      <w:color w:val="1F497D"/>
                    </w:rPr>
                    <w:t>)</w:t>
                  </w:r>
                </w:p>
                <w:p w14:paraId="59FFA8F1" w14:textId="77777777" w:rsidR="00C04779" w:rsidRPr="00572E96" w:rsidRDefault="00C04779" w:rsidP="002B30FE">
                  <w:pPr>
                    <w:spacing w:after="0" w:line="240" w:lineRule="auto"/>
                    <w:ind w:left="804" w:hanging="567"/>
                    <w:rPr>
                      <w:bCs/>
                      <w:color w:val="1F497D"/>
                    </w:rPr>
                  </w:pPr>
                </w:p>
              </w:tc>
            </w:tr>
            <w:tr w:rsidR="004B30E6" w:rsidRPr="00572E96" w14:paraId="7CAA2087" w14:textId="77777777" w:rsidTr="00F22356">
              <w:trPr>
                <w:trHeight w:val="281"/>
              </w:trPr>
              <w:tc>
                <w:tcPr>
                  <w:tcW w:w="8670" w:type="dxa"/>
                  <w:tcBorders>
                    <w:top w:val="nil"/>
                    <w:left w:val="single" w:sz="8" w:space="0" w:color="auto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5A51F37" w14:textId="77777777" w:rsidR="005E5A69" w:rsidRDefault="005E5A69" w:rsidP="004B30E6">
                  <w:pPr>
                    <w:spacing w:after="0" w:line="240" w:lineRule="auto"/>
                    <w:rPr>
                      <w:b/>
                      <w:bCs/>
                      <w:color w:val="1F497D"/>
                    </w:rPr>
                  </w:pPr>
                </w:p>
                <w:p w14:paraId="2AAB264C" w14:textId="4C22BFC9" w:rsidR="005E5A69" w:rsidRDefault="005E5A69" w:rsidP="004B30E6">
                  <w:pPr>
                    <w:spacing w:after="0" w:line="240" w:lineRule="auto"/>
                    <w:rPr>
                      <w:bCs/>
                      <w:color w:val="1F497D"/>
                    </w:rPr>
                  </w:pPr>
                  <w:r w:rsidRPr="003A1938">
                    <w:rPr>
                      <w:color w:val="FF0000"/>
                    </w:rPr>
                    <w:lastRenderedPageBreak/>
                    <w:t xml:space="preserve">N.B. </w:t>
                  </w:r>
                  <w:r w:rsidRPr="003A1938">
                    <w:rPr>
                      <w:b/>
                      <w:color w:val="1F497D"/>
                    </w:rPr>
                    <w:t>TERREMOTO, ALLUVIONE e ALLAGAMENTO</w:t>
                  </w:r>
                  <w:r w:rsidRPr="003A1938">
                    <w:rPr>
                      <w:color w:val="1F497D"/>
                    </w:rPr>
                    <w:t xml:space="preserve">: </w:t>
                  </w:r>
                  <w:r w:rsidR="0068538C">
                    <w:rPr>
                      <w:bCs/>
                      <w:color w:val="1F497D"/>
                    </w:rPr>
                    <w:t>concedibili su tutto il territorio nazionale con tariffe diversificate</w:t>
                  </w:r>
                </w:p>
                <w:p w14:paraId="75F3D754" w14:textId="0234D6B7" w:rsidR="006737C4" w:rsidRDefault="006737C4" w:rsidP="006737C4">
                  <w:pPr>
                    <w:spacing w:after="0" w:line="240" w:lineRule="auto"/>
                    <w:rPr>
                      <w:bCs/>
                      <w:color w:val="1F497D"/>
                    </w:rPr>
                  </w:pPr>
                  <w:r>
                    <w:rPr>
                      <w:bCs/>
                      <w:color w:val="1F497D"/>
                    </w:rPr>
                    <w:t>Per la garanzia Incendio Contenuto Stand Alone non è prevista alcuna garanzia opzionale</w:t>
                  </w:r>
                  <w:r w:rsidR="00C92675">
                    <w:rPr>
                      <w:bCs/>
                      <w:color w:val="1F497D"/>
                    </w:rPr>
                    <w:t xml:space="preserve"> </w:t>
                  </w:r>
                  <w:r>
                    <w:rPr>
                      <w:bCs/>
                      <w:color w:val="1F497D"/>
                    </w:rPr>
                    <w:t>altresì non sono abbinabili garanzie di altre sezioni.</w:t>
                  </w:r>
                </w:p>
                <w:p w14:paraId="401DC920" w14:textId="113D6D60" w:rsidR="00002D8A" w:rsidRDefault="00002D8A" w:rsidP="006737C4">
                  <w:pPr>
                    <w:spacing w:after="0" w:line="240" w:lineRule="auto"/>
                    <w:rPr>
                      <w:b/>
                      <w:bCs/>
                      <w:color w:val="1F497D"/>
                    </w:rPr>
                  </w:pPr>
                  <w:r>
                    <w:rPr>
                      <w:bCs/>
                      <w:color w:val="1F497D"/>
                    </w:rPr>
                    <w:t xml:space="preserve">Per le garanzie </w:t>
                  </w:r>
                  <w:r w:rsidRPr="00002D8A">
                    <w:rPr>
                      <w:bCs/>
                      <w:color w:val="1F497D"/>
                    </w:rPr>
                    <w:t>DANNI D’ACQUA</w:t>
                  </w:r>
                  <w:r>
                    <w:rPr>
                      <w:bCs/>
                      <w:color w:val="1F497D"/>
                    </w:rPr>
                    <w:t xml:space="preserve"> e </w:t>
                  </w:r>
                  <w:r w:rsidRPr="00002D8A">
                    <w:rPr>
                      <w:bCs/>
                      <w:color w:val="1F497D"/>
                    </w:rPr>
                    <w:t>FENOMENO ELETTRICO</w:t>
                  </w:r>
                  <w:r>
                    <w:rPr>
                      <w:bCs/>
                      <w:color w:val="1F497D"/>
                    </w:rPr>
                    <w:t xml:space="preserve"> le somme assicurate/massimali non potranno essere superiori al cumulo delle somme assicurate/massimali delle garanzie Incendio Fabbricato e Incendio Contenuto.</w:t>
                  </w:r>
                </w:p>
                <w:p w14:paraId="02E8F69F" w14:textId="77777777" w:rsidR="005E5A69" w:rsidRDefault="005E5A69" w:rsidP="004B30E6">
                  <w:pPr>
                    <w:spacing w:after="0" w:line="240" w:lineRule="auto"/>
                    <w:rPr>
                      <w:b/>
                      <w:bCs/>
                      <w:color w:val="1F497D"/>
                    </w:rPr>
                  </w:pPr>
                </w:p>
                <w:p w14:paraId="3E49F067" w14:textId="395F34A5" w:rsidR="004B30E6" w:rsidRPr="00572E96" w:rsidRDefault="004B30E6" w:rsidP="004B30E6">
                  <w:pPr>
                    <w:spacing w:after="0" w:line="240" w:lineRule="auto"/>
                    <w:rPr>
                      <w:bCs/>
                      <w:color w:val="1F497D"/>
                    </w:rPr>
                  </w:pPr>
                  <w:r w:rsidRPr="00572E96">
                    <w:rPr>
                      <w:b/>
                      <w:bCs/>
                      <w:color w:val="1F497D"/>
                    </w:rPr>
                    <w:t xml:space="preserve">SEZIONE </w:t>
                  </w:r>
                  <w:r w:rsidRPr="00572E96">
                    <w:rPr>
                      <w:b/>
                      <w:bCs/>
                      <w:color w:val="FF0000"/>
                    </w:rPr>
                    <w:t>B</w:t>
                  </w:r>
                  <w:r w:rsidRPr="00572E96">
                    <w:rPr>
                      <w:b/>
                      <w:bCs/>
                      <w:color w:val="1F497D"/>
                    </w:rPr>
                    <w:t>)</w:t>
                  </w:r>
                  <w:r w:rsidRPr="00572E96">
                    <w:rPr>
                      <w:bCs/>
                      <w:color w:val="1F497D"/>
                    </w:rPr>
                    <w:t xml:space="preserve"> </w:t>
                  </w:r>
                  <w:r w:rsidRPr="00572E96">
                    <w:rPr>
                      <w:b/>
                      <w:bCs/>
                      <w:color w:val="1F497D"/>
                      <w:u w:val="single"/>
                    </w:rPr>
                    <w:t>RESPONSABILITA’ CIVILE TERZI</w:t>
                  </w:r>
                </w:p>
                <w:p w14:paraId="35987391" w14:textId="77777777" w:rsidR="004B30E6" w:rsidRPr="004A46FF" w:rsidRDefault="004B30E6" w:rsidP="00005E56">
                  <w:pPr>
                    <w:pStyle w:val="Paragrafoelenco"/>
                    <w:numPr>
                      <w:ilvl w:val="0"/>
                      <w:numId w:val="8"/>
                    </w:numPr>
                    <w:spacing w:after="0" w:line="240" w:lineRule="auto"/>
                    <w:rPr>
                      <w:bCs/>
                      <w:color w:val="1F497D"/>
                    </w:rPr>
                  </w:pPr>
                  <w:r w:rsidRPr="00572E96">
                    <w:rPr>
                      <w:bCs/>
                      <w:color w:val="1F497D"/>
                    </w:rPr>
                    <w:t xml:space="preserve">GARANZIA </w:t>
                  </w:r>
                  <w:r w:rsidRPr="00572E96">
                    <w:rPr>
                      <w:b/>
                      <w:bCs/>
                      <w:color w:val="FF0000"/>
                      <w:u w:val="single"/>
                    </w:rPr>
                    <w:t>principale</w:t>
                  </w:r>
                  <w:r w:rsidRPr="00572E96">
                    <w:rPr>
                      <w:bCs/>
                      <w:color w:val="1F497D"/>
                    </w:rPr>
                    <w:t xml:space="preserve">: </w:t>
                  </w:r>
                  <w:r w:rsidRPr="00572E96">
                    <w:rPr>
                      <w:b/>
                      <w:bCs/>
                      <w:color w:val="FF0000"/>
                    </w:rPr>
                    <w:t>RCT</w:t>
                  </w:r>
                </w:p>
                <w:p w14:paraId="34964B7B" w14:textId="4390223B" w:rsidR="00D67A85" w:rsidRPr="00A140D0" w:rsidRDefault="00F279E0" w:rsidP="00A363C6">
                  <w:pPr>
                    <w:pStyle w:val="Paragrafoelenco"/>
                    <w:spacing w:after="0" w:line="240" w:lineRule="auto"/>
                    <w:ind w:left="1054"/>
                    <w:rPr>
                      <w:b/>
                      <w:bCs/>
                      <w:color w:val="FF0000"/>
                    </w:rPr>
                  </w:pPr>
                  <w:r w:rsidRPr="00A140D0">
                    <w:rPr>
                      <w:bCs/>
                      <w:color w:val="FF0000"/>
                      <w:u w:val="single"/>
                    </w:rPr>
                    <w:t xml:space="preserve">Estensioni </w:t>
                  </w:r>
                  <w:r w:rsidRPr="00A140D0">
                    <w:rPr>
                      <w:b/>
                      <w:bCs/>
                      <w:color w:val="FF0000"/>
                      <w:u w:val="single"/>
                    </w:rPr>
                    <w:t>opzionali</w:t>
                  </w:r>
                  <w:r w:rsidRPr="00A140D0">
                    <w:rPr>
                      <w:bCs/>
                      <w:color w:val="FF0000"/>
                      <w:u w:val="single"/>
                    </w:rPr>
                    <w:t xml:space="preserve"> a pagamento</w:t>
                  </w:r>
                  <w:r w:rsidRPr="00A140D0">
                    <w:rPr>
                      <w:bCs/>
                      <w:color w:val="FF0000"/>
                    </w:rPr>
                    <w:t xml:space="preserve"> della GARANZIA</w:t>
                  </w:r>
                  <w:r w:rsidRPr="003A1938">
                    <w:rPr>
                      <w:color w:val="FF0000"/>
                    </w:rPr>
                    <w:t xml:space="preserve"> </w:t>
                  </w:r>
                  <w:r w:rsidRPr="00A140D0">
                    <w:rPr>
                      <w:b/>
                      <w:bCs/>
                      <w:color w:val="FF0000"/>
                    </w:rPr>
                    <w:t>R.C.T.</w:t>
                  </w:r>
                  <w:r w:rsidR="00A363C6" w:rsidRPr="00A140D0">
                    <w:rPr>
                      <w:b/>
                      <w:bCs/>
                      <w:color w:val="FF0000"/>
                    </w:rPr>
                    <w:t>,</w:t>
                  </w:r>
                </w:p>
                <w:p w14:paraId="04DA844E" w14:textId="77777777" w:rsidR="00F279E0" w:rsidRPr="00572E96" w:rsidRDefault="00A55966" w:rsidP="00A363C6">
                  <w:pPr>
                    <w:pStyle w:val="Paragrafoelenco"/>
                    <w:spacing w:after="0" w:line="240" w:lineRule="auto"/>
                    <w:ind w:left="1054"/>
                    <w:rPr>
                      <w:b/>
                      <w:bCs/>
                      <w:color w:val="FF0000"/>
                    </w:rPr>
                  </w:pPr>
                  <w:r w:rsidRPr="00A140D0">
                    <w:rPr>
                      <w:b/>
                      <w:bCs/>
                      <w:color w:val="FF0000"/>
                    </w:rPr>
                    <w:t xml:space="preserve"> con </w:t>
                  </w:r>
                  <w:r w:rsidRPr="00A140D0">
                    <w:rPr>
                      <w:b/>
                      <w:bCs/>
                      <w:color w:val="FF0000"/>
                      <w:u w:val="single"/>
                    </w:rPr>
                    <w:t>massimale proprio</w:t>
                  </w:r>
                  <w:r w:rsidR="00225245" w:rsidRPr="00A140D0">
                    <w:rPr>
                      <w:b/>
                      <w:bCs/>
                      <w:color w:val="FF0000"/>
                      <w:u w:val="single"/>
                    </w:rPr>
                    <w:t xml:space="preserve"> (</w:t>
                  </w:r>
                  <w:r w:rsidR="00225245" w:rsidRPr="003A1938">
                    <w:rPr>
                      <w:b/>
                      <w:color w:val="FF0000"/>
                      <w:u w:val="single"/>
                    </w:rPr>
                    <w:t>inteso come un “di cui” del massimale della garanzia principale</w:t>
                  </w:r>
                  <w:r w:rsidR="00093A59" w:rsidRPr="00A140D0">
                    <w:rPr>
                      <w:b/>
                      <w:bCs/>
                      <w:color w:val="FF0000"/>
                      <w:u w:val="single"/>
                    </w:rPr>
                    <w:t>**</w:t>
                  </w:r>
                  <w:r w:rsidR="00225245" w:rsidRPr="00A140D0">
                    <w:rPr>
                      <w:b/>
                      <w:bCs/>
                      <w:color w:val="FF0000"/>
                      <w:u w:val="single"/>
                    </w:rPr>
                    <w:t>)</w:t>
                  </w:r>
                  <w:r w:rsidRPr="00A140D0">
                    <w:rPr>
                      <w:b/>
                      <w:bCs/>
                      <w:color w:val="FF0000"/>
                    </w:rPr>
                    <w:t>:</w:t>
                  </w:r>
                </w:p>
                <w:p w14:paraId="4E1256E9" w14:textId="0B7DFE3D" w:rsidR="00F279E0" w:rsidRPr="003A1938" w:rsidRDefault="006E34F5" w:rsidP="00C21F08">
                  <w:pPr>
                    <w:pStyle w:val="Paragrafoelenco"/>
                    <w:numPr>
                      <w:ilvl w:val="0"/>
                      <w:numId w:val="21"/>
                    </w:numPr>
                    <w:spacing w:after="0" w:line="240" w:lineRule="auto"/>
                    <w:ind w:right="-212"/>
                    <w:rPr>
                      <w:rFonts w:ascii="Calibri" w:hAnsi="Calibri"/>
                      <w:b/>
                      <w:color w:val="4472C4" w:themeColor="accent5"/>
                      <w:sz w:val="20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4472C4" w:themeColor="accent5"/>
                      <w:sz w:val="20"/>
                    </w:rPr>
                    <w:t>D</w:t>
                  </w:r>
                  <w:r w:rsidR="00F279E0" w:rsidRPr="00CB676B">
                    <w:rPr>
                      <w:rFonts w:ascii="Calibri" w:eastAsia="Times New Roman" w:hAnsi="Calibri" w:cs="Calibri"/>
                      <w:b/>
                      <w:bCs/>
                      <w:color w:val="4472C4" w:themeColor="accent5"/>
                      <w:sz w:val="20"/>
                    </w:rPr>
                    <w:t>anni</w:t>
                  </w:r>
                  <w:r w:rsidR="00F279E0" w:rsidRPr="003A1938">
                    <w:rPr>
                      <w:rFonts w:ascii="Calibri" w:hAnsi="Calibri"/>
                      <w:b/>
                      <w:color w:val="4472C4" w:themeColor="accent5"/>
                      <w:sz w:val="20"/>
                    </w:rPr>
                    <w:t xml:space="preserve"> ai veicoli in consegna e custodia </w:t>
                  </w:r>
                </w:p>
                <w:p w14:paraId="309D19CA" w14:textId="77777777" w:rsidR="00F279E0" w:rsidRPr="003A1938" w:rsidRDefault="00F279E0" w:rsidP="00C21F08">
                  <w:pPr>
                    <w:pStyle w:val="Paragrafoelenco"/>
                    <w:numPr>
                      <w:ilvl w:val="0"/>
                      <w:numId w:val="21"/>
                    </w:numPr>
                    <w:spacing w:after="0" w:line="240" w:lineRule="auto"/>
                    <w:ind w:right="-212"/>
                    <w:rPr>
                      <w:rFonts w:ascii="Calibri" w:hAnsi="Calibri"/>
                      <w:b/>
                      <w:color w:val="4472C4" w:themeColor="accent5"/>
                      <w:sz w:val="20"/>
                    </w:rPr>
                  </w:pPr>
                  <w:r w:rsidRPr="003A1938">
                    <w:rPr>
                      <w:rFonts w:ascii="Calibri" w:hAnsi="Calibri"/>
                      <w:b/>
                      <w:color w:val="4472C4" w:themeColor="accent5"/>
                      <w:sz w:val="20"/>
                    </w:rPr>
                    <w:t xml:space="preserve">Responsabilità civile postuma officine </w:t>
                  </w:r>
                </w:p>
                <w:p w14:paraId="15F31880" w14:textId="77777777" w:rsidR="00F279E0" w:rsidRPr="003A1938" w:rsidRDefault="00F279E0" w:rsidP="00C21F08">
                  <w:pPr>
                    <w:pStyle w:val="Paragrafoelenco"/>
                    <w:numPr>
                      <w:ilvl w:val="0"/>
                      <w:numId w:val="21"/>
                    </w:numPr>
                    <w:spacing w:after="0" w:line="240" w:lineRule="auto"/>
                    <w:ind w:right="-212"/>
                    <w:rPr>
                      <w:rFonts w:ascii="Calibri" w:hAnsi="Calibri"/>
                      <w:b/>
                      <w:color w:val="4472C4" w:themeColor="accent5"/>
                      <w:sz w:val="20"/>
                    </w:rPr>
                  </w:pPr>
                  <w:r w:rsidRPr="003A1938">
                    <w:rPr>
                      <w:rFonts w:ascii="Calibri" w:hAnsi="Calibri"/>
                      <w:b/>
                      <w:color w:val="4472C4" w:themeColor="accent5"/>
                      <w:sz w:val="20"/>
                    </w:rPr>
                    <w:t>Responsabilità civile postuma 12 mesi</w:t>
                  </w:r>
                  <w:r w:rsidR="00DC69E0" w:rsidRPr="003A1938">
                    <w:rPr>
                      <w:rFonts w:ascii="Calibri" w:hAnsi="Calibri"/>
                      <w:b/>
                      <w:color w:val="4472C4" w:themeColor="accent5"/>
                      <w:sz w:val="20"/>
                    </w:rPr>
                    <w:t xml:space="preserve"> </w:t>
                  </w:r>
                  <w:r w:rsidR="00FB0061" w:rsidRPr="003A1938">
                    <w:rPr>
                      <w:rFonts w:ascii="Calibri" w:hAnsi="Calibri"/>
                      <w:b/>
                      <w:color w:val="4472C4" w:themeColor="accent5"/>
                      <w:sz w:val="20"/>
                    </w:rPr>
                    <w:t>(non valido per settore edile)</w:t>
                  </w:r>
                </w:p>
                <w:p w14:paraId="29FFB03B" w14:textId="77777777" w:rsidR="00F279E0" w:rsidRPr="003A1938" w:rsidRDefault="00F279E0" w:rsidP="00C21F08">
                  <w:pPr>
                    <w:pStyle w:val="Paragrafoelenco"/>
                    <w:numPr>
                      <w:ilvl w:val="0"/>
                      <w:numId w:val="21"/>
                    </w:numPr>
                    <w:spacing w:after="0" w:line="240" w:lineRule="auto"/>
                    <w:ind w:right="-212"/>
                    <w:rPr>
                      <w:rFonts w:ascii="Calibri" w:hAnsi="Calibri"/>
                      <w:b/>
                      <w:color w:val="4472C4" w:themeColor="accent5"/>
                      <w:sz w:val="20"/>
                    </w:rPr>
                  </w:pPr>
                  <w:r w:rsidRPr="003A1938">
                    <w:rPr>
                      <w:rFonts w:ascii="Calibri" w:hAnsi="Calibri"/>
                      <w:b/>
                      <w:color w:val="4472C4" w:themeColor="accent5"/>
                      <w:sz w:val="20"/>
                    </w:rPr>
                    <w:t>Responsabilità civile postuma D.M.37/2008</w:t>
                  </w:r>
                </w:p>
                <w:p w14:paraId="51189715" w14:textId="7B8F249A" w:rsidR="00F279E0" w:rsidRPr="003A1938" w:rsidRDefault="007A0A31" w:rsidP="00C21F08">
                  <w:pPr>
                    <w:pStyle w:val="Paragrafoelenco"/>
                    <w:numPr>
                      <w:ilvl w:val="0"/>
                      <w:numId w:val="21"/>
                    </w:numPr>
                    <w:spacing w:after="0" w:line="240" w:lineRule="auto"/>
                    <w:ind w:right="-212"/>
                    <w:rPr>
                      <w:rFonts w:ascii="Calibri" w:hAnsi="Calibri"/>
                      <w:b/>
                      <w:color w:val="4472C4" w:themeColor="accent5"/>
                      <w:sz w:val="20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4472C4" w:themeColor="accent5"/>
                      <w:sz w:val="20"/>
                    </w:rPr>
                    <w:t>D</w:t>
                  </w:r>
                  <w:r w:rsidR="00F279E0" w:rsidRPr="00CB676B">
                    <w:rPr>
                      <w:rFonts w:ascii="Calibri" w:eastAsia="Times New Roman" w:hAnsi="Calibri" w:cs="Calibri"/>
                      <w:b/>
                      <w:bCs/>
                      <w:color w:val="4472C4" w:themeColor="accent5"/>
                      <w:sz w:val="20"/>
                    </w:rPr>
                    <w:t>anni</w:t>
                  </w:r>
                  <w:r w:rsidR="00F279E0" w:rsidRPr="003A1938">
                    <w:rPr>
                      <w:rFonts w:ascii="Calibri" w:hAnsi="Calibri"/>
                      <w:b/>
                      <w:color w:val="4472C4" w:themeColor="accent5"/>
                      <w:sz w:val="20"/>
                    </w:rPr>
                    <w:t xml:space="preserve"> da furto</w:t>
                  </w:r>
                </w:p>
                <w:p w14:paraId="3768DDB1" w14:textId="3D7C1BDC" w:rsidR="00F279E0" w:rsidRPr="003A1938" w:rsidRDefault="007A0A31" w:rsidP="00C21F08">
                  <w:pPr>
                    <w:pStyle w:val="Paragrafoelenco"/>
                    <w:numPr>
                      <w:ilvl w:val="0"/>
                      <w:numId w:val="21"/>
                    </w:numPr>
                    <w:spacing w:after="0" w:line="240" w:lineRule="auto"/>
                    <w:ind w:right="-212"/>
                    <w:rPr>
                      <w:rFonts w:ascii="Calibri" w:hAnsi="Calibri"/>
                      <w:b/>
                      <w:color w:val="4472C4" w:themeColor="accent5"/>
                      <w:sz w:val="20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4472C4" w:themeColor="accent5"/>
                      <w:sz w:val="20"/>
                    </w:rPr>
                    <w:t>D</w:t>
                  </w:r>
                  <w:r w:rsidR="00F279E0" w:rsidRPr="00CB676B">
                    <w:rPr>
                      <w:rFonts w:ascii="Calibri" w:eastAsia="Times New Roman" w:hAnsi="Calibri" w:cs="Calibri"/>
                      <w:b/>
                      <w:bCs/>
                      <w:color w:val="4472C4" w:themeColor="accent5"/>
                      <w:sz w:val="20"/>
                    </w:rPr>
                    <w:t>anni</w:t>
                  </w:r>
                  <w:r w:rsidR="00F279E0" w:rsidRPr="003A1938">
                    <w:rPr>
                      <w:rFonts w:ascii="Calibri" w:hAnsi="Calibri"/>
                      <w:b/>
                      <w:color w:val="4472C4" w:themeColor="accent5"/>
                      <w:sz w:val="20"/>
                    </w:rPr>
                    <w:t xml:space="preserve"> alle cose sulle quali si eseguono i lavori</w:t>
                  </w:r>
                </w:p>
                <w:p w14:paraId="40EA6D17" w14:textId="58C7B3DC" w:rsidR="00751B7A" w:rsidRPr="003A1938" w:rsidRDefault="00751B7A" w:rsidP="00C21F08">
                  <w:pPr>
                    <w:pStyle w:val="Paragrafoelenco"/>
                    <w:numPr>
                      <w:ilvl w:val="0"/>
                      <w:numId w:val="21"/>
                    </w:numPr>
                    <w:spacing w:after="0" w:line="240" w:lineRule="auto"/>
                    <w:ind w:right="-212"/>
                    <w:rPr>
                      <w:rFonts w:ascii="Calibri" w:hAnsi="Calibri"/>
                      <w:b/>
                      <w:color w:val="4472C4" w:themeColor="accent5"/>
                      <w:sz w:val="20"/>
                    </w:rPr>
                  </w:pPr>
                  <w:r w:rsidRPr="003A1938">
                    <w:rPr>
                      <w:rFonts w:ascii="Calibri" w:hAnsi="Calibri"/>
                      <w:b/>
                      <w:color w:val="4472C4" w:themeColor="accent5"/>
                      <w:sz w:val="20"/>
                    </w:rPr>
                    <w:t>RC impresa edile</w:t>
                  </w:r>
                  <w:r w:rsidR="00F4645E">
                    <w:rPr>
                      <w:rFonts w:ascii="Calibri" w:eastAsia="Times New Roman" w:hAnsi="Calibri" w:cs="Calibri"/>
                      <w:b/>
                      <w:bCs/>
                      <w:color w:val="4472C4" w:themeColor="accent5"/>
                      <w:sz w:val="20"/>
                    </w:rPr>
                    <w:t xml:space="preserve"> (</w:t>
                  </w:r>
                  <w:r w:rsidR="007B7A7C">
                    <w:rPr>
                      <w:rFonts w:ascii="Calibri" w:eastAsia="Times New Roman" w:hAnsi="Calibri" w:cs="Calibri"/>
                      <w:b/>
                      <w:bCs/>
                      <w:color w:val="4472C4" w:themeColor="accent5"/>
                      <w:sz w:val="20"/>
                    </w:rPr>
                    <w:t xml:space="preserve">pacchetto </w:t>
                  </w:r>
                  <w:r w:rsidR="00F4645E">
                    <w:rPr>
                      <w:rFonts w:ascii="Calibri" w:eastAsia="Times New Roman" w:hAnsi="Calibri" w:cs="Calibri"/>
                      <w:b/>
                      <w:bCs/>
                      <w:color w:val="4472C4" w:themeColor="accent5"/>
                      <w:sz w:val="20"/>
                    </w:rPr>
                    <w:t>garanzi</w:t>
                  </w:r>
                  <w:r w:rsidR="007B7A7C">
                    <w:rPr>
                      <w:rFonts w:ascii="Calibri" w:eastAsia="Times New Roman" w:hAnsi="Calibri" w:cs="Calibri"/>
                      <w:b/>
                      <w:bCs/>
                      <w:color w:val="4472C4" w:themeColor="accent5"/>
                      <w:sz w:val="20"/>
                    </w:rPr>
                    <w:t>e</w:t>
                  </w:r>
                  <w:r w:rsidR="00F4645E">
                    <w:rPr>
                      <w:rFonts w:ascii="Calibri" w:eastAsia="Times New Roman" w:hAnsi="Calibri" w:cs="Calibri"/>
                      <w:b/>
                      <w:bCs/>
                      <w:color w:val="4472C4" w:themeColor="accent5"/>
                      <w:sz w:val="20"/>
                    </w:rPr>
                    <w:t xml:space="preserve"> opzional</w:t>
                  </w:r>
                  <w:r w:rsidR="007B7A7C">
                    <w:rPr>
                      <w:rFonts w:ascii="Calibri" w:eastAsia="Times New Roman" w:hAnsi="Calibri" w:cs="Calibri"/>
                      <w:b/>
                      <w:bCs/>
                      <w:color w:val="4472C4" w:themeColor="accent5"/>
                      <w:sz w:val="20"/>
                    </w:rPr>
                    <w:t>i</w:t>
                  </w:r>
                  <w:r w:rsidR="00F4645E">
                    <w:rPr>
                      <w:rFonts w:ascii="Calibri" w:eastAsia="Times New Roman" w:hAnsi="Calibri" w:cs="Calibri"/>
                      <w:b/>
                      <w:bCs/>
                      <w:color w:val="4472C4" w:themeColor="accent5"/>
                      <w:sz w:val="20"/>
                    </w:rPr>
                    <w:t>)</w:t>
                  </w:r>
                </w:p>
                <w:p w14:paraId="7C67E9E9" w14:textId="7888455B" w:rsidR="00F279E0" w:rsidRPr="003A1938" w:rsidRDefault="00F279E0" w:rsidP="004A46FF">
                  <w:pPr>
                    <w:spacing w:after="0" w:line="240" w:lineRule="auto"/>
                    <w:ind w:left="360"/>
                    <w:rPr>
                      <w:color w:val="1F497D"/>
                      <w:u w:val="single"/>
                    </w:rPr>
                  </w:pPr>
                </w:p>
                <w:p w14:paraId="398598B0" w14:textId="4E926AFC" w:rsidR="004B30E6" w:rsidRPr="004A46FF" w:rsidRDefault="004B30E6" w:rsidP="00005E56">
                  <w:pPr>
                    <w:pStyle w:val="Paragrafoelenco"/>
                    <w:numPr>
                      <w:ilvl w:val="0"/>
                      <w:numId w:val="8"/>
                    </w:numPr>
                    <w:spacing w:after="0" w:line="240" w:lineRule="auto"/>
                    <w:rPr>
                      <w:bCs/>
                      <w:color w:val="1F497D"/>
                    </w:rPr>
                  </w:pPr>
                  <w:r w:rsidRPr="00572E96">
                    <w:rPr>
                      <w:bCs/>
                      <w:color w:val="1F497D"/>
                    </w:rPr>
                    <w:t>GARANZIA</w:t>
                  </w:r>
                  <w:r w:rsidRPr="00572E96">
                    <w:rPr>
                      <w:b/>
                      <w:bCs/>
                      <w:color w:val="1F497D"/>
                      <w:u w:val="single"/>
                    </w:rPr>
                    <w:t xml:space="preserve"> opzionale</w:t>
                  </w:r>
                  <w:r w:rsidRPr="00572E96">
                    <w:rPr>
                      <w:bCs/>
                      <w:color w:val="1F497D"/>
                    </w:rPr>
                    <w:t xml:space="preserve">: </w:t>
                  </w:r>
                  <w:r w:rsidRPr="00572E96">
                    <w:rPr>
                      <w:b/>
                      <w:bCs/>
                      <w:color w:val="1F497D"/>
                    </w:rPr>
                    <w:t xml:space="preserve">RC </w:t>
                  </w:r>
                  <w:r w:rsidR="00572E96" w:rsidRPr="00572E96">
                    <w:rPr>
                      <w:b/>
                      <w:bCs/>
                      <w:color w:val="1F497D"/>
                    </w:rPr>
                    <w:t>Fabbricato</w:t>
                  </w:r>
                  <w:r w:rsidR="00572E96">
                    <w:rPr>
                      <w:b/>
                      <w:bCs/>
                      <w:color w:val="1F497D"/>
                    </w:rPr>
                    <w:t xml:space="preserve"> (RCF)</w:t>
                  </w:r>
                  <w:r w:rsidR="000E51ED">
                    <w:rPr>
                      <w:b/>
                      <w:bCs/>
                      <w:color w:val="1F497D"/>
                    </w:rPr>
                    <w:t xml:space="preserve"> (in abbinamento a Incendio</w:t>
                  </w:r>
                  <w:r w:rsidR="00DB410E">
                    <w:rPr>
                      <w:b/>
                      <w:bCs/>
                      <w:color w:val="1F497D"/>
                    </w:rPr>
                    <w:t xml:space="preserve"> Fabbricato</w:t>
                  </w:r>
                  <w:ins w:id="18" w:author="Mario Silla" w:date="2022-09-12T09:13:00Z">
                    <w:r w:rsidR="00DB6230">
                      <w:rPr>
                        <w:b/>
                        <w:bCs/>
                        <w:color w:val="1F497D"/>
                      </w:rPr>
                      <w:t xml:space="preserve"> o </w:t>
                    </w:r>
                    <w:commentRangeStart w:id="19"/>
                    <w:r w:rsidR="00DB6230">
                      <w:rPr>
                        <w:b/>
                        <w:bCs/>
                        <w:color w:val="1F497D"/>
                      </w:rPr>
                      <w:t>Rischio Locativo</w:t>
                    </w:r>
                  </w:ins>
                  <w:commentRangeEnd w:id="19"/>
                  <w:r w:rsidR="005616BF">
                    <w:rPr>
                      <w:rStyle w:val="Rimandocommento"/>
                    </w:rPr>
                    <w:commentReference w:id="19"/>
                  </w:r>
                  <w:r w:rsidR="000E51ED">
                    <w:rPr>
                      <w:b/>
                      <w:bCs/>
                      <w:color w:val="1F497D"/>
                    </w:rPr>
                    <w:t>)</w:t>
                  </w:r>
                </w:p>
                <w:p w14:paraId="553F7A51" w14:textId="7076A44F" w:rsidR="004B30E6" w:rsidRPr="00572E96" w:rsidRDefault="004B30E6" w:rsidP="00005E56">
                  <w:pPr>
                    <w:pStyle w:val="Paragrafoelenco"/>
                    <w:numPr>
                      <w:ilvl w:val="0"/>
                      <w:numId w:val="8"/>
                    </w:numPr>
                    <w:spacing w:after="0" w:line="240" w:lineRule="auto"/>
                    <w:rPr>
                      <w:b/>
                      <w:bCs/>
                      <w:color w:val="1F497D"/>
                    </w:rPr>
                  </w:pPr>
                  <w:r w:rsidRPr="00572E96">
                    <w:rPr>
                      <w:bCs/>
                      <w:color w:val="1F497D"/>
                    </w:rPr>
                    <w:t xml:space="preserve">GARANZIA </w:t>
                  </w:r>
                  <w:r w:rsidRPr="00572E96">
                    <w:rPr>
                      <w:b/>
                      <w:bCs/>
                      <w:color w:val="1F497D"/>
                      <w:u w:val="single"/>
                    </w:rPr>
                    <w:t>opzionale</w:t>
                  </w:r>
                  <w:r w:rsidRPr="00572E96">
                    <w:rPr>
                      <w:bCs/>
                      <w:color w:val="1F497D"/>
                    </w:rPr>
                    <w:t xml:space="preserve">: </w:t>
                  </w:r>
                  <w:r w:rsidRPr="00572E96">
                    <w:rPr>
                      <w:b/>
                      <w:bCs/>
                      <w:color w:val="1F497D"/>
                    </w:rPr>
                    <w:t>Resp. Civile vs prestatori di lavoro (RCO)</w:t>
                  </w:r>
                </w:p>
                <w:p w14:paraId="7F446238" w14:textId="5F3D3F64" w:rsidR="004B30E6" w:rsidRPr="00572E96" w:rsidRDefault="004B30E6" w:rsidP="00005E56">
                  <w:pPr>
                    <w:pStyle w:val="Paragrafoelenco"/>
                    <w:numPr>
                      <w:ilvl w:val="0"/>
                      <w:numId w:val="8"/>
                    </w:numPr>
                    <w:spacing w:after="0" w:line="240" w:lineRule="auto"/>
                    <w:rPr>
                      <w:b/>
                      <w:bCs/>
                      <w:color w:val="1F497D"/>
                    </w:rPr>
                  </w:pPr>
                  <w:r w:rsidRPr="00572E96">
                    <w:rPr>
                      <w:bCs/>
                      <w:color w:val="1F497D"/>
                    </w:rPr>
                    <w:t xml:space="preserve">GARANZIA </w:t>
                  </w:r>
                  <w:r w:rsidRPr="00572E96">
                    <w:rPr>
                      <w:b/>
                      <w:bCs/>
                      <w:color w:val="1F497D"/>
                      <w:u w:val="single"/>
                    </w:rPr>
                    <w:t>opzionale</w:t>
                  </w:r>
                  <w:r w:rsidRPr="00572E96">
                    <w:rPr>
                      <w:bCs/>
                      <w:color w:val="1F497D"/>
                      <w:u w:val="single"/>
                    </w:rPr>
                    <w:t xml:space="preserve">: </w:t>
                  </w:r>
                  <w:r w:rsidRPr="00572E96">
                    <w:rPr>
                      <w:b/>
                      <w:bCs/>
                      <w:color w:val="1F497D"/>
                    </w:rPr>
                    <w:t>R.C. Prodotti (RCP)</w:t>
                  </w:r>
                </w:p>
                <w:p w14:paraId="7D78F4A7" w14:textId="4F882D70" w:rsidR="004B30E6" w:rsidRPr="00572E96" w:rsidRDefault="004B30E6" w:rsidP="00005E56">
                  <w:pPr>
                    <w:pStyle w:val="Paragrafoelenco"/>
                    <w:numPr>
                      <w:ilvl w:val="0"/>
                      <w:numId w:val="8"/>
                    </w:numPr>
                    <w:spacing w:after="0" w:line="240" w:lineRule="auto"/>
                    <w:rPr>
                      <w:b/>
                      <w:bCs/>
                      <w:color w:val="1F497D"/>
                    </w:rPr>
                  </w:pPr>
                  <w:r w:rsidRPr="00572E96">
                    <w:rPr>
                      <w:bCs/>
                      <w:color w:val="1F497D"/>
                    </w:rPr>
                    <w:t xml:space="preserve">GARANZIA </w:t>
                  </w:r>
                  <w:r w:rsidRPr="00572E96">
                    <w:rPr>
                      <w:b/>
                      <w:bCs/>
                      <w:color w:val="1F497D"/>
                      <w:u w:val="single"/>
                    </w:rPr>
                    <w:t>opzionale</w:t>
                  </w:r>
                  <w:r w:rsidRPr="00572E96">
                    <w:rPr>
                      <w:bCs/>
                      <w:color w:val="1F497D"/>
                      <w:u w:val="single"/>
                    </w:rPr>
                    <w:t xml:space="preserve">: </w:t>
                  </w:r>
                  <w:r w:rsidRPr="00572E96">
                    <w:rPr>
                      <w:b/>
                      <w:bCs/>
                      <w:color w:val="1F497D"/>
                    </w:rPr>
                    <w:t>R.C. Inquinamento</w:t>
                  </w:r>
                  <w:r w:rsidR="00572E96">
                    <w:rPr>
                      <w:b/>
                      <w:bCs/>
                      <w:color w:val="1F497D"/>
                    </w:rPr>
                    <w:t xml:space="preserve"> (RCI)</w:t>
                  </w:r>
                </w:p>
                <w:p w14:paraId="77EA0B2C" w14:textId="77777777" w:rsidR="00302F56" w:rsidRDefault="00302F56">
                  <w:pPr>
                    <w:pStyle w:val="Paragrafoelenco"/>
                    <w:spacing w:after="0" w:line="240" w:lineRule="auto"/>
                    <w:rPr>
                      <w:b/>
                      <w:bCs/>
                      <w:color w:val="1F497D"/>
                    </w:rPr>
                  </w:pPr>
                </w:p>
                <w:p w14:paraId="68BB8354" w14:textId="77777777" w:rsidR="00C04779" w:rsidRPr="00572E96" w:rsidRDefault="00C04779" w:rsidP="004B30E6">
                  <w:pPr>
                    <w:spacing w:after="0" w:line="240" w:lineRule="auto"/>
                    <w:rPr>
                      <w:bCs/>
                      <w:color w:val="1F497D"/>
                    </w:rPr>
                  </w:pPr>
                </w:p>
              </w:tc>
            </w:tr>
            <w:tr w:rsidR="004B30E6" w:rsidRPr="00572E96" w14:paraId="285ED6D6" w14:textId="77777777" w:rsidTr="00F22356">
              <w:trPr>
                <w:trHeight w:val="281"/>
              </w:trPr>
              <w:tc>
                <w:tcPr>
                  <w:tcW w:w="8670" w:type="dxa"/>
                  <w:tcBorders>
                    <w:top w:val="nil"/>
                    <w:left w:val="single" w:sz="8" w:space="0" w:color="auto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5AED447" w14:textId="77777777" w:rsidR="004B30E6" w:rsidRPr="00572E96" w:rsidRDefault="004B30E6" w:rsidP="004B30E6">
                  <w:pPr>
                    <w:spacing w:after="0" w:line="240" w:lineRule="auto"/>
                    <w:rPr>
                      <w:b/>
                      <w:bCs/>
                      <w:color w:val="1F497D"/>
                    </w:rPr>
                  </w:pPr>
                  <w:r w:rsidRPr="00572E96">
                    <w:rPr>
                      <w:b/>
                      <w:bCs/>
                      <w:color w:val="1F497D"/>
                    </w:rPr>
                    <w:lastRenderedPageBreak/>
                    <w:t xml:space="preserve">SEZIONE </w:t>
                  </w:r>
                  <w:r w:rsidRPr="00572E96">
                    <w:rPr>
                      <w:b/>
                      <w:bCs/>
                      <w:color w:val="FF0000"/>
                    </w:rPr>
                    <w:t>C</w:t>
                  </w:r>
                  <w:r w:rsidRPr="00572E96">
                    <w:rPr>
                      <w:b/>
                      <w:bCs/>
                      <w:color w:val="1F497D"/>
                    </w:rPr>
                    <w:t>)</w:t>
                  </w:r>
                  <w:r w:rsidRPr="00572E96">
                    <w:rPr>
                      <w:bCs/>
                      <w:color w:val="1F497D"/>
                    </w:rPr>
                    <w:t xml:space="preserve"> </w:t>
                  </w:r>
                  <w:r w:rsidRPr="00572E96">
                    <w:rPr>
                      <w:b/>
                      <w:bCs/>
                      <w:color w:val="1F497D"/>
                      <w:u w:val="single"/>
                    </w:rPr>
                    <w:t>FURTO</w:t>
                  </w:r>
                </w:p>
                <w:p w14:paraId="3F127DBC" w14:textId="77777777" w:rsidR="004B30E6" w:rsidRPr="00572E96" w:rsidRDefault="004B30E6" w:rsidP="00005E56">
                  <w:pPr>
                    <w:pStyle w:val="Paragrafoelenco"/>
                    <w:numPr>
                      <w:ilvl w:val="0"/>
                      <w:numId w:val="8"/>
                    </w:numPr>
                    <w:spacing w:after="0" w:line="240" w:lineRule="auto"/>
                    <w:rPr>
                      <w:b/>
                      <w:bCs/>
                      <w:color w:val="1F497D"/>
                    </w:rPr>
                  </w:pPr>
                  <w:r w:rsidRPr="00572E96">
                    <w:rPr>
                      <w:bCs/>
                      <w:color w:val="1F497D"/>
                    </w:rPr>
                    <w:t>GARANZIA</w:t>
                  </w:r>
                  <w:r w:rsidRPr="00572E96">
                    <w:rPr>
                      <w:b/>
                      <w:bCs/>
                      <w:color w:val="1F497D"/>
                      <w:u w:val="single"/>
                    </w:rPr>
                    <w:t xml:space="preserve"> opzionale</w:t>
                  </w:r>
                  <w:r w:rsidRPr="00572E96">
                    <w:rPr>
                      <w:b/>
                      <w:bCs/>
                      <w:color w:val="1F497D"/>
                    </w:rPr>
                    <w:t>: FURTO, RAPINA ED ESTORSIONE</w:t>
                  </w:r>
                </w:p>
                <w:p w14:paraId="436E7C40" w14:textId="0C466B77" w:rsidR="00D67A85" w:rsidRPr="00875279" w:rsidRDefault="004B30E6" w:rsidP="004B30E6">
                  <w:pPr>
                    <w:pStyle w:val="Paragrafoelenco"/>
                    <w:spacing w:after="0" w:line="240" w:lineRule="auto"/>
                    <w:ind w:left="1054"/>
                    <w:rPr>
                      <w:b/>
                      <w:bCs/>
                      <w:color w:val="FF0000"/>
                    </w:rPr>
                  </w:pPr>
                  <w:r w:rsidRPr="00875279">
                    <w:rPr>
                      <w:bCs/>
                      <w:color w:val="FF0000"/>
                      <w:u w:val="single"/>
                    </w:rPr>
                    <w:t>Estension</w:t>
                  </w:r>
                  <w:r w:rsidR="001D367D">
                    <w:rPr>
                      <w:bCs/>
                      <w:color w:val="FF0000"/>
                      <w:u w:val="single"/>
                    </w:rPr>
                    <w:t>e</w:t>
                  </w:r>
                  <w:r w:rsidRPr="00875279">
                    <w:rPr>
                      <w:bCs/>
                      <w:color w:val="FF0000"/>
                      <w:u w:val="single"/>
                    </w:rPr>
                    <w:t xml:space="preserve"> di garanzia </w:t>
                  </w:r>
                  <w:r w:rsidR="00B65ADE" w:rsidRPr="00875279">
                    <w:rPr>
                      <w:b/>
                      <w:bCs/>
                      <w:color w:val="FF0000"/>
                      <w:u w:val="single"/>
                    </w:rPr>
                    <w:t>opzionali</w:t>
                  </w:r>
                  <w:r w:rsidR="00B65ADE" w:rsidRPr="00875279">
                    <w:rPr>
                      <w:bCs/>
                      <w:color w:val="FF0000"/>
                      <w:u w:val="single"/>
                    </w:rPr>
                    <w:t xml:space="preserve"> </w:t>
                  </w:r>
                  <w:r w:rsidRPr="00875279">
                    <w:rPr>
                      <w:bCs/>
                      <w:color w:val="FF0000"/>
                      <w:u w:val="single"/>
                    </w:rPr>
                    <w:t>a pagamento</w:t>
                  </w:r>
                  <w:r w:rsidRPr="00875279">
                    <w:rPr>
                      <w:bCs/>
                      <w:color w:val="FF0000"/>
                    </w:rPr>
                    <w:t xml:space="preserve"> Sezione</w:t>
                  </w:r>
                  <w:r w:rsidRPr="00875279">
                    <w:rPr>
                      <w:b/>
                      <w:bCs/>
                      <w:color w:val="FF0000"/>
                    </w:rPr>
                    <w:t xml:space="preserve"> C)</w:t>
                  </w:r>
                  <w:r w:rsidR="005E5A69" w:rsidRPr="00875279">
                    <w:rPr>
                      <w:b/>
                      <w:bCs/>
                      <w:color w:val="FF0000"/>
                    </w:rPr>
                    <w:t xml:space="preserve"> </w:t>
                  </w:r>
                  <w:r w:rsidR="00D67A85" w:rsidRPr="00875279">
                    <w:rPr>
                      <w:b/>
                      <w:bCs/>
                      <w:color w:val="FF0000"/>
                    </w:rPr>
                    <w:t xml:space="preserve">con </w:t>
                  </w:r>
                  <w:r w:rsidR="00D67A85" w:rsidRPr="00875279">
                    <w:rPr>
                      <w:b/>
                      <w:bCs/>
                      <w:color w:val="FF0000"/>
                      <w:u w:val="single"/>
                    </w:rPr>
                    <w:t>massimale proprio</w:t>
                  </w:r>
                </w:p>
                <w:p w14:paraId="00A16CC2" w14:textId="77777777" w:rsidR="005E5A69" w:rsidRPr="00572E96" w:rsidRDefault="005E5A69" w:rsidP="004B30E6">
                  <w:pPr>
                    <w:pStyle w:val="Paragrafoelenco"/>
                    <w:spacing w:after="0" w:line="240" w:lineRule="auto"/>
                    <w:ind w:left="1054"/>
                    <w:rPr>
                      <w:bCs/>
                      <w:color w:val="1F497D"/>
                    </w:rPr>
                  </w:pPr>
                  <w:r w:rsidRPr="00875279">
                    <w:rPr>
                      <w:bCs/>
                      <w:color w:val="FF0000"/>
                      <w:u w:val="single"/>
                    </w:rPr>
                    <w:t>(</w:t>
                  </w:r>
                  <w:r w:rsidR="00FB0061" w:rsidRPr="003A1938">
                    <w:rPr>
                      <w:color w:val="FF0000"/>
                      <w:u w:val="single"/>
                    </w:rPr>
                    <w:t>inteso come un “di cui” della garanzia principale</w:t>
                  </w:r>
                  <w:r w:rsidR="00093A59" w:rsidRPr="003A1938">
                    <w:rPr>
                      <w:color w:val="FF0000"/>
                      <w:u w:val="single"/>
                    </w:rPr>
                    <w:t>**</w:t>
                  </w:r>
                  <w:r w:rsidR="00FB0061" w:rsidRPr="003A1938">
                    <w:rPr>
                      <w:color w:val="FF0000"/>
                      <w:u w:val="single"/>
                    </w:rPr>
                    <w:t>):</w:t>
                  </w:r>
                </w:p>
                <w:p w14:paraId="4BD60938" w14:textId="77777777" w:rsidR="00225245" w:rsidRPr="00875279" w:rsidRDefault="004B30E6">
                  <w:pPr>
                    <w:pStyle w:val="Paragrafoelenco"/>
                    <w:numPr>
                      <w:ilvl w:val="0"/>
                      <w:numId w:val="8"/>
                    </w:numPr>
                    <w:spacing w:after="0" w:line="240" w:lineRule="auto"/>
                    <w:ind w:left="1480" w:hanging="426"/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  <w:lang w:eastAsia="it-IT"/>
                    </w:rPr>
                  </w:pPr>
                  <w:r w:rsidRPr="00875279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  <w:lang w:eastAsia="it-IT"/>
                    </w:rPr>
                    <w:t>FURTO VALORI E PREZIOSI IN CASSAFORTE</w:t>
                  </w:r>
                </w:p>
                <w:p w14:paraId="6D2C92C4" w14:textId="33EADED5" w:rsidR="00751B7A" w:rsidRPr="00F4645E" w:rsidRDefault="00751B7A">
                  <w:pPr>
                    <w:pStyle w:val="Paragrafoelenco"/>
                    <w:numPr>
                      <w:ilvl w:val="0"/>
                      <w:numId w:val="8"/>
                    </w:numPr>
                    <w:spacing w:after="0" w:line="240" w:lineRule="auto"/>
                    <w:ind w:left="1480" w:hanging="426"/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  <w:lang w:eastAsia="it-IT"/>
                    </w:rPr>
                  </w:pPr>
                  <w:r w:rsidRPr="00F4645E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  <w:lang w:eastAsia="it-IT"/>
                    </w:rPr>
                    <w:t>PORTAVALORI</w:t>
                  </w:r>
                  <w:r w:rsidR="006E34F5" w:rsidRPr="00F4645E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  <w:lang w:eastAsia="it-IT"/>
                    </w:rPr>
                    <w:t xml:space="preserve"> – ESCLUSI SOCIETA’ DEDICATE ALL’ATTIVITA’</w:t>
                  </w:r>
                </w:p>
                <w:p w14:paraId="6207644F" w14:textId="77777777" w:rsidR="00302F56" w:rsidRDefault="00302F56">
                  <w:pPr>
                    <w:spacing w:after="0" w:line="240" w:lineRule="auto"/>
                    <w:ind w:left="1054"/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  <w:lang w:eastAsia="it-IT"/>
                    </w:rPr>
                  </w:pPr>
                </w:p>
                <w:p w14:paraId="50A01552" w14:textId="77777777" w:rsidR="00302F56" w:rsidRDefault="00302F56">
                  <w:pPr>
                    <w:pStyle w:val="Paragrafoelenco"/>
                    <w:spacing w:after="0" w:line="240" w:lineRule="auto"/>
                    <w:ind w:left="1480"/>
                    <w:rPr>
                      <w:color w:val="1F497D"/>
                    </w:rPr>
                  </w:pPr>
                </w:p>
              </w:tc>
            </w:tr>
            <w:tr w:rsidR="004B30E6" w:rsidRPr="00572E96" w14:paraId="14FDBC53" w14:textId="77777777" w:rsidTr="00F22356">
              <w:trPr>
                <w:trHeight w:val="281"/>
              </w:trPr>
              <w:tc>
                <w:tcPr>
                  <w:tcW w:w="8670" w:type="dxa"/>
                  <w:tcBorders>
                    <w:top w:val="nil"/>
                    <w:left w:val="single" w:sz="8" w:space="0" w:color="auto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964A6BC" w14:textId="77777777" w:rsidR="004B30E6" w:rsidRPr="00572E96" w:rsidRDefault="004B30E6" w:rsidP="004B30E6">
                  <w:pPr>
                    <w:spacing w:after="0" w:line="240" w:lineRule="auto"/>
                    <w:rPr>
                      <w:b/>
                      <w:bCs/>
                      <w:color w:val="1F497D"/>
                    </w:rPr>
                  </w:pPr>
                  <w:r w:rsidRPr="00572E96">
                    <w:rPr>
                      <w:b/>
                      <w:bCs/>
                      <w:color w:val="1F497D"/>
                    </w:rPr>
                    <w:t xml:space="preserve">SEZIONE </w:t>
                  </w:r>
                  <w:r w:rsidRPr="00572E96">
                    <w:rPr>
                      <w:b/>
                      <w:bCs/>
                      <w:color w:val="FF0000"/>
                    </w:rPr>
                    <w:t>D</w:t>
                  </w:r>
                  <w:r w:rsidRPr="00572E96">
                    <w:rPr>
                      <w:b/>
                      <w:bCs/>
                      <w:color w:val="1F497D"/>
                    </w:rPr>
                    <w:t>)</w:t>
                  </w:r>
                  <w:r w:rsidRPr="00572E96">
                    <w:rPr>
                      <w:bCs/>
                      <w:color w:val="1F497D"/>
                    </w:rPr>
                    <w:t xml:space="preserve"> </w:t>
                  </w:r>
                  <w:r w:rsidRPr="00572E96">
                    <w:rPr>
                      <w:b/>
                      <w:bCs/>
                      <w:color w:val="1F497D"/>
                      <w:u w:val="single"/>
                    </w:rPr>
                    <w:t>ASSISTENZA</w:t>
                  </w:r>
                </w:p>
                <w:p w14:paraId="055D4FB8" w14:textId="77777777" w:rsidR="004B30E6" w:rsidRPr="00225245" w:rsidRDefault="004B30E6" w:rsidP="00005E56">
                  <w:pPr>
                    <w:pStyle w:val="Paragrafoelenco"/>
                    <w:numPr>
                      <w:ilvl w:val="0"/>
                      <w:numId w:val="8"/>
                    </w:numPr>
                    <w:spacing w:after="0" w:line="240" w:lineRule="auto"/>
                    <w:rPr>
                      <w:bCs/>
                      <w:color w:val="1F497D"/>
                    </w:rPr>
                  </w:pPr>
                  <w:r w:rsidRPr="00572E96">
                    <w:rPr>
                      <w:bCs/>
                      <w:color w:val="1F497D"/>
                    </w:rPr>
                    <w:t xml:space="preserve">GARANZIA </w:t>
                  </w:r>
                  <w:r w:rsidRPr="00572E96">
                    <w:rPr>
                      <w:b/>
                      <w:bCs/>
                      <w:color w:val="1F497D"/>
                      <w:u w:val="single"/>
                    </w:rPr>
                    <w:t>opzionale</w:t>
                  </w:r>
                  <w:r w:rsidRPr="00572E96">
                    <w:rPr>
                      <w:bCs/>
                      <w:color w:val="1F497D"/>
                    </w:rPr>
                    <w:t xml:space="preserve">: </w:t>
                  </w:r>
                  <w:r w:rsidRPr="00572E96">
                    <w:rPr>
                      <w:b/>
                      <w:bCs/>
                      <w:color w:val="1F497D"/>
                    </w:rPr>
                    <w:t>ASSISTENZA AL FABBRICATO</w:t>
                  </w:r>
                </w:p>
                <w:p w14:paraId="67C7FC04" w14:textId="77777777" w:rsidR="00302F56" w:rsidRDefault="00302F56">
                  <w:pPr>
                    <w:spacing w:after="0" w:line="240" w:lineRule="auto"/>
                    <w:ind w:left="360"/>
                    <w:rPr>
                      <w:bCs/>
                      <w:color w:val="1F497D"/>
                    </w:rPr>
                  </w:pPr>
                </w:p>
                <w:p w14:paraId="7E1C0BCD" w14:textId="77777777" w:rsidR="00A46AF8" w:rsidRPr="00572E96" w:rsidRDefault="00A46AF8" w:rsidP="004B30E6">
                  <w:pPr>
                    <w:spacing w:after="0" w:line="240" w:lineRule="auto"/>
                    <w:rPr>
                      <w:bCs/>
                      <w:color w:val="1F497D"/>
                    </w:rPr>
                  </w:pPr>
                </w:p>
              </w:tc>
            </w:tr>
            <w:tr w:rsidR="004B30E6" w:rsidRPr="00572E96" w14:paraId="2292DE61" w14:textId="77777777" w:rsidTr="001067F9">
              <w:trPr>
                <w:trHeight w:val="852"/>
              </w:trPr>
              <w:tc>
                <w:tcPr>
                  <w:tcW w:w="8670" w:type="dxa"/>
                  <w:tcBorders>
                    <w:top w:val="nil"/>
                    <w:left w:val="single" w:sz="8" w:space="0" w:color="auto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52E7193" w14:textId="77777777" w:rsidR="004B30E6" w:rsidRPr="00572E96" w:rsidRDefault="004B30E6" w:rsidP="004B30E6">
                  <w:pPr>
                    <w:spacing w:after="0" w:line="240" w:lineRule="auto"/>
                    <w:rPr>
                      <w:b/>
                      <w:bCs/>
                      <w:color w:val="1F497D"/>
                    </w:rPr>
                  </w:pPr>
                  <w:r w:rsidRPr="00572E96">
                    <w:rPr>
                      <w:b/>
                      <w:bCs/>
                      <w:color w:val="1F497D"/>
                    </w:rPr>
                    <w:t xml:space="preserve">SEZIONE </w:t>
                  </w:r>
                  <w:r w:rsidRPr="00572E96">
                    <w:rPr>
                      <w:b/>
                      <w:bCs/>
                      <w:color w:val="FF0000"/>
                    </w:rPr>
                    <w:t>E</w:t>
                  </w:r>
                  <w:r w:rsidRPr="00572E96">
                    <w:rPr>
                      <w:b/>
                      <w:bCs/>
                      <w:color w:val="1F497D"/>
                    </w:rPr>
                    <w:t>)</w:t>
                  </w:r>
                  <w:r w:rsidRPr="00572E96">
                    <w:rPr>
                      <w:bCs/>
                      <w:color w:val="1F497D"/>
                    </w:rPr>
                    <w:t xml:space="preserve"> </w:t>
                  </w:r>
                  <w:r w:rsidRPr="00572E96">
                    <w:rPr>
                      <w:b/>
                      <w:bCs/>
                      <w:color w:val="1F497D"/>
                      <w:u w:val="single"/>
                    </w:rPr>
                    <w:t>TUTELA LEGALE</w:t>
                  </w:r>
                </w:p>
                <w:p w14:paraId="1C0644D5" w14:textId="1E3FEE9F" w:rsidR="002B7C67" w:rsidRDefault="004B30E6" w:rsidP="00005E56">
                  <w:pPr>
                    <w:pStyle w:val="Paragrafoelenco"/>
                    <w:numPr>
                      <w:ilvl w:val="0"/>
                      <w:numId w:val="8"/>
                    </w:numPr>
                    <w:spacing w:after="0" w:line="240" w:lineRule="auto"/>
                    <w:rPr>
                      <w:bCs/>
                      <w:color w:val="1F497D"/>
                    </w:rPr>
                  </w:pPr>
                  <w:r w:rsidRPr="00572E96">
                    <w:rPr>
                      <w:bCs/>
                      <w:color w:val="1F497D"/>
                    </w:rPr>
                    <w:t xml:space="preserve">GARANZIA </w:t>
                  </w:r>
                  <w:r w:rsidRPr="00572E96">
                    <w:rPr>
                      <w:b/>
                      <w:bCs/>
                      <w:color w:val="1F497D"/>
                      <w:u w:val="single"/>
                    </w:rPr>
                    <w:t>opzionale</w:t>
                  </w:r>
                  <w:r w:rsidRPr="00572E96">
                    <w:rPr>
                      <w:bCs/>
                      <w:color w:val="1F497D"/>
                    </w:rPr>
                    <w:t xml:space="preserve">: </w:t>
                  </w:r>
                </w:p>
                <w:p w14:paraId="4463183F" w14:textId="77777777" w:rsidR="002B7C67" w:rsidRPr="003A1938" w:rsidRDefault="004B30E6" w:rsidP="003A1938">
                  <w:pPr>
                    <w:pStyle w:val="Paragrafoelenco"/>
                    <w:numPr>
                      <w:ilvl w:val="1"/>
                      <w:numId w:val="8"/>
                    </w:numPr>
                    <w:spacing w:after="0" w:line="240" w:lineRule="auto"/>
                    <w:rPr>
                      <w:b/>
                      <w:color w:val="1F497D"/>
                    </w:rPr>
                  </w:pPr>
                  <w:r w:rsidRPr="00572E96">
                    <w:rPr>
                      <w:b/>
                      <w:bCs/>
                      <w:color w:val="1F497D"/>
                    </w:rPr>
                    <w:t>DIFESA PENALE</w:t>
                  </w:r>
                </w:p>
                <w:p w14:paraId="731D17BB" w14:textId="0317B8E9" w:rsidR="004B30E6" w:rsidRPr="003A1938" w:rsidRDefault="002B7C67" w:rsidP="003A1938">
                  <w:pPr>
                    <w:pStyle w:val="Paragrafoelenco"/>
                    <w:numPr>
                      <w:ilvl w:val="1"/>
                      <w:numId w:val="8"/>
                    </w:numPr>
                    <w:spacing w:after="0" w:line="240" w:lineRule="auto"/>
                    <w:rPr>
                      <w:b/>
                      <w:color w:val="1F497D"/>
                    </w:rPr>
                  </w:pPr>
                  <w:r w:rsidRPr="002B7C67">
                    <w:rPr>
                      <w:b/>
                      <w:bCs/>
                      <w:color w:val="1F497D"/>
                    </w:rPr>
                    <w:t xml:space="preserve">DIFESA PENALE - </w:t>
                  </w:r>
                  <w:r w:rsidR="004B30E6" w:rsidRPr="003A1938">
                    <w:rPr>
                      <w:b/>
                      <w:color w:val="1F497D"/>
                    </w:rPr>
                    <w:t>DIFESA CIVILE</w:t>
                  </w:r>
                  <w:r w:rsidRPr="002B7C67">
                    <w:rPr>
                      <w:b/>
                      <w:bCs/>
                      <w:color w:val="1F497D"/>
                    </w:rPr>
                    <w:t xml:space="preserve"> - CIRCOLAZIONE</w:t>
                  </w:r>
                </w:p>
                <w:p w14:paraId="3E2454B3" w14:textId="199F14B6" w:rsidR="00302F56" w:rsidRDefault="00AA00EE">
                  <w:pPr>
                    <w:spacing w:after="0" w:line="240" w:lineRule="auto"/>
                    <w:ind w:left="1054"/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  <w:lang w:eastAsia="it-IT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  <w:lang w:eastAsia="it-IT"/>
                    </w:rPr>
                    <w:t>Pacchetti alternativi tra loro.</w:t>
                  </w:r>
                </w:p>
                <w:p w14:paraId="12D222EF" w14:textId="77777777" w:rsidR="00C04779" w:rsidRPr="00572E96" w:rsidRDefault="00C04779" w:rsidP="004B30E6">
                  <w:pPr>
                    <w:spacing w:after="0" w:line="240" w:lineRule="auto"/>
                    <w:rPr>
                      <w:bCs/>
                      <w:color w:val="1F497D"/>
                    </w:rPr>
                  </w:pPr>
                </w:p>
              </w:tc>
            </w:tr>
            <w:tr w:rsidR="004B30E6" w:rsidRPr="00572E96" w14:paraId="04DD64FB" w14:textId="77777777" w:rsidTr="00F22356">
              <w:trPr>
                <w:trHeight w:val="281"/>
              </w:trPr>
              <w:tc>
                <w:tcPr>
                  <w:tcW w:w="8670" w:type="dxa"/>
                  <w:tcBorders>
                    <w:top w:val="nil"/>
                    <w:left w:val="single" w:sz="8" w:space="0" w:color="auto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769E183" w14:textId="77777777" w:rsidR="004B30E6" w:rsidRPr="00572E96" w:rsidRDefault="004B30E6" w:rsidP="004B30E6">
                  <w:pPr>
                    <w:spacing w:after="0" w:line="240" w:lineRule="auto"/>
                    <w:rPr>
                      <w:b/>
                      <w:bCs/>
                      <w:color w:val="1F497D"/>
                    </w:rPr>
                  </w:pPr>
                  <w:bookmarkStart w:id="20" w:name="_Hlk92094362"/>
                  <w:r w:rsidRPr="00572E96">
                    <w:rPr>
                      <w:b/>
                      <w:bCs/>
                      <w:color w:val="1F497D"/>
                    </w:rPr>
                    <w:t xml:space="preserve">SEZIONE </w:t>
                  </w:r>
                  <w:r w:rsidRPr="00572E96">
                    <w:rPr>
                      <w:b/>
                      <w:bCs/>
                      <w:color w:val="FF0000"/>
                    </w:rPr>
                    <w:t>F</w:t>
                  </w:r>
                  <w:r w:rsidRPr="00572E96">
                    <w:rPr>
                      <w:b/>
                      <w:bCs/>
                      <w:color w:val="1F497D"/>
                    </w:rPr>
                    <w:t>)</w:t>
                  </w:r>
                  <w:r w:rsidRPr="00572E96">
                    <w:rPr>
                      <w:bCs/>
                      <w:color w:val="1F497D"/>
                    </w:rPr>
                    <w:t xml:space="preserve"> </w:t>
                  </w:r>
                  <w:r w:rsidRPr="00572E96">
                    <w:rPr>
                      <w:b/>
                      <w:bCs/>
                      <w:color w:val="1F497D"/>
                    </w:rPr>
                    <w:t>CYBER RISK</w:t>
                  </w:r>
                </w:p>
                <w:bookmarkEnd w:id="20"/>
                <w:p w14:paraId="33FD5A39" w14:textId="77777777" w:rsidR="004B30E6" w:rsidRDefault="004B30E6" w:rsidP="00005E56">
                  <w:pPr>
                    <w:pStyle w:val="Paragrafoelenco"/>
                    <w:numPr>
                      <w:ilvl w:val="0"/>
                      <w:numId w:val="8"/>
                    </w:numPr>
                    <w:spacing w:after="0" w:line="240" w:lineRule="auto"/>
                    <w:rPr>
                      <w:b/>
                      <w:bCs/>
                      <w:color w:val="1F497D"/>
                    </w:rPr>
                  </w:pPr>
                  <w:r w:rsidRPr="00572E96">
                    <w:rPr>
                      <w:bCs/>
                      <w:color w:val="1F497D"/>
                    </w:rPr>
                    <w:t xml:space="preserve">GARANZIA </w:t>
                  </w:r>
                  <w:r w:rsidRPr="00572E96">
                    <w:rPr>
                      <w:b/>
                      <w:bCs/>
                      <w:color w:val="1F497D"/>
                      <w:u w:val="single"/>
                    </w:rPr>
                    <w:t>opzionale</w:t>
                  </w:r>
                  <w:r w:rsidRPr="00572E96">
                    <w:rPr>
                      <w:bCs/>
                      <w:color w:val="1F497D"/>
                    </w:rPr>
                    <w:t>:</w:t>
                  </w:r>
                  <w:r w:rsidRPr="00572E96">
                    <w:rPr>
                      <w:b/>
                      <w:bCs/>
                      <w:color w:val="1F497D"/>
                    </w:rPr>
                    <w:t xml:space="preserve"> CYBER RISK</w:t>
                  </w:r>
                </w:p>
                <w:p w14:paraId="197B0B76" w14:textId="77777777" w:rsidR="00302F56" w:rsidRDefault="00302F56">
                  <w:pPr>
                    <w:spacing w:after="0" w:line="240" w:lineRule="auto"/>
                    <w:ind w:left="360"/>
                    <w:rPr>
                      <w:b/>
                      <w:bCs/>
                      <w:color w:val="1F497D"/>
                    </w:rPr>
                  </w:pPr>
                </w:p>
                <w:p w14:paraId="20735DAC" w14:textId="77777777" w:rsidR="00C04779" w:rsidRPr="00572E96" w:rsidRDefault="00C04779" w:rsidP="004B30E6">
                  <w:pPr>
                    <w:spacing w:after="0" w:line="240" w:lineRule="auto"/>
                    <w:rPr>
                      <w:bCs/>
                      <w:color w:val="1F497D"/>
                    </w:rPr>
                  </w:pPr>
                </w:p>
              </w:tc>
            </w:tr>
            <w:tr w:rsidR="004B30E6" w:rsidRPr="00572E96" w14:paraId="39EE4246" w14:textId="77777777" w:rsidTr="00F22356">
              <w:trPr>
                <w:trHeight w:val="281"/>
              </w:trPr>
              <w:tc>
                <w:tcPr>
                  <w:tcW w:w="8670" w:type="dxa"/>
                  <w:tcBorders>
                    <w:top w:val="nil"/>
                    <w:left w:val="single" w:sz="8" w:space="0" w:color="auto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C77AE53" w14:textId="77777777" w:rsidR="004B30E6" w:rsidRPr="00572E96" w:rsidRDefault="004B30E6" w:rsidP="004B30E6">
                  <w:pPr>
                    <w:spacing w:after="0" w:line="240" w:lineRule="auto"/>
                    <w:rPr>
                      <w:b/>
                      <w:bCs/>
                      <w:color w:val="1F497D"/>
                    </w:rPr>
                  </w:pPr>
                  <w:bookmarkStart w:id="21" w:name="_Hlk92094366"/>
                  <w:r w:rsidRPr="00572E96">
                    <w:rPr>
                      <w:b/>
                      <w:bCs/>
                      <w:color w:val="1F497D"/>
                    </w:rPr>
                    <w:t xml:space="preserve">SEZIONE </w:t>
                  </w:r>
                  <w:r w:rsidRPr="00572E96">
                    <w:rPr>
                      <w:b/>
                      <w:bCs/>
                      <w:color w:val="FF0000"/>
                    </w:rPr>
                    <w:t>G</w:t>
                  </w:r>
                  <w:r w:rsidRPr="00572E96">
                    <w:rPr>
                      <w:b/>
                      <w:bCs/>
                      <w:color w:val="1F497D"/>
                    </w:rPr>
                    <w:t>) BUSINESS INTERRUPTION</w:t>
                  </w:r>
                </w:p>
                <w:bookmarkEnd w:id="21"/>
                <w:p w14:paraId="56678862" w14:textId="77777777" w:rsidR="004B30E6" w:rsidRPr="00225245" w:rsidRDefault="004B30E6" w:rsidP="00005E56">
                  <w:pPr>
                    <w:pStyle w:val="Paragrafoelenco"/>
                    <w:numPr>
                      <w:ilvl w:val="0"/>
                      <w:numId w:val="8"/>
                    </w:numPr>
                    <w:spacing w:after="0" w:line="240" w:lineRule="auto"/>
                    <w:rPr>
                      <w:bCs/>
                      <w:color w:val="1F497D"/>
                    </w:rPr>
                  </w:pPr>
                  <w:r w:rsidRPr="00572E96">
                    <w:rPr>
                      <w:bCs/>
                      <w:color w:val="1F497D"/>
                    </w:rPr>
                    <w:t xml:space="preserve">GARANZIA </w:t>
                  </w:r>
                  <w:r w:rsidRPr="00572E96">
                    <w:rPr>
                      <w:b/>
                      <w:bCs/>
                      <w:color w:val="1F497D"/>
                      <w:u w:val="single"/>
                    </w:rPr>
                    <w:t>opzionale</w:t>
                  </w:r>
                  <w:r w:rsidRPr="00572E96">
                    <w:rPr>
                      <w:bCs/>
                      <w:color w:val="1F497D"/>
                    </w:rPr>
                    <w:t>:</w:t>
                  </w:r>
                  <w:r w:rsidRPr="00572E96">
                    <w:rPr>
                      <w:b/>
                      <w:bCs/>
                      <w:color w:val="1F497D"/>
                    </w:rPr>
                    <w:t xml:space="preserve"> BUSINESS INTERRUPTION</w:t>
                  </w:r>
                </w:p>
                <w:p w14:paraId="5CE7F676" w14:textId="77777777" w:rsidR="00302F56" w:rsidRDefault="00302F56">
                  <w:pPr>
                    <w:spacing w:after="0" w:line="240" w:lineRule="auto"/>
                    <w:ind w:left="360"/>
                    <w:rPr>
                      <w:bCs/>
                      <w:color w:val="1F497D"/>
                    </w:rPr>
                  </w:pPr>
                </w:p>
                <w:p w14:paraId="49E6E50F" w14:textId="77777777" w:rsidR="00C04779" w:rsidRPr="00572E96" w:rsidRDefault="00C04779" w:rsidP="004B30E6">
                  <w:pPr>
                    <w:pStyle w:val="Paragrafoelenco"/>
                    <w:spacing w:after="0" w:line="240" w:lineRule="auto"/>
                    <w:rPr>
                      <w:bCs/>
                      <w:color w:val="1F497D"/>
                    </w:rPr>
                  </w:pPr>
                </w:p>
              </w:tc>
            </w:tr>
            <w:tr w:rsidR="004B30E6" w:rsidRPr="00572E96" w14:paraId="7B533245" w14:textId="77777777" w:rsidTr="00F22356">
              <w:trPr>
                <w:trHeight w:val="281"/>
              </w:trPr>
              <w:tc>
                <w:tcPr>
                  <w:tcW w:w="867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4713865" w14:textId="77777777" w:rsidR="004B30E6" w:rsidRPr="00572E96" w:rsidRDefault="004B30E6" w:rsidP="004B30E6">
                  <w:pPr>
                    <w:spacing w:after="0" w:line="240" w:lineRule="auto"/>
                    <w:rPr>
                      <w:b/>
                      <w:bCs/>
                      <w:color w:val="1F497D"/>
                    </w:rPr>
                  </w:pPr>
                  <w:bookmarkStart w:id="22" w:name="_Hlk92094371"/>
                  <w:r w:rsidRPr="00572E96">
                    <w:rPr>
                      <w:b/>
                      <w:bCs/>
                      <w:color w:val="1F497D"/>
                    </w:rPr>
                    <w:t xml:space="preserve">SEZIONE </w:t>
                  </w:r>
                  <w:r w:rsidRPr="00572E96">
                    <w:rPr>
                      <w:b/>
                      <w:bCs/>
                      <w:color w:val="FF0000"/>
                    </w:rPr>
                    <w:t>H</w:t>
                  </w:r>
                  <w:r w:rsidRPr="00572E96">
                    <w:rPr>
                      <w:b/>
                      <w:bCs/>
                      <w:color w:val="1F497D"/>
                    </w:rPr>
                    <w:t>) ELETTRONICA</w:t>
                  </w:r>
                </w:p>
                <w:bookmarkEnd w:id="22"/>
                <w:p w14:paraId="068D40AE" w14:textId="77777777" w:rsidR="004B30E6" w:rsidRPr="00572E96" w:rsidRDefault="004B30E6" w:rsidP="00005E56">
                  <w:pPr>
                    <w:pStyle w:val="Paragrafoelenco"/>
                    <w:numPr>
                      <w:ilvl w:val="0"/>
                      <w:numId w:val="8"/>
                    </w:numPr>
                    <w:spacing w:after="0" w:line="240" w:lineRule="auto"/>
                    <w:rPr>
                      <w:bCs/>
                      <w:color w:val="1F497D"/>
                    </w:rPr>
                  </w:pPr>
                  <w:r w:rsidRPr="00572E96">
                    <w:rPr>
                      <w:bCs/>
                      <w:color w:val="1F497D"/>
                    </w:rPr>
                    <w:lastRenderedPageBreak/>
                    <w:t xml:space="preserve">GARANZIA </w:t>
                  </w:r>
                  <w:r w:rsidRPr="00572E96">
                    <w:rPr>
                      <w:b/>
                      <w:bCs/>
                      <w:color w:val="1F497D"/>
                      <w:u w:val="single"/>
                    </w:rPr>
                    <w:t>opzionale</w:t>
                  </w:r>
                  <w:r w:rsidRPr="00572E96">
                    <w:rPr>
                      <w:bCs/>
                      <w:color w:val="1F497D"/>
                    </w:rPr>
                    <w:t>:</w:t>
                  </w:r>
                  <w:r w:rsidRPr="00572E96">
                    <w:rPr>
                      <w:b/>
                      <w:bCs/>
                      <w:color w:val="1F497D"/>
                    </w:rPr>
                    <w:t xml:space="preserve"> APPARECCHIATURE ELETTRONICHE</w:t>
                  </w:r>
                </w:p>
                <w:p w14:paraId="73F6F959" w14:textId="335361A0" w:rsidR="00943F29" w:rsidRPr="00875279" w:rsidRDefault="00943F29" w:rsidP="00225245">
                  <w:pPr>
                    <w:pStyle w:val="Paragrafoelenco"/>
                    <w:spacing w:after="0" w:line="240" w:lineRule="auto"/>
                    <w:ind w:left="1054"/>
                    <w:jc w:val="both"/>
                  </w:pPr>
                  <w:r w:rsidRPr="00875279">
                    <w:rPr>
                      <w:bCs/>
                      <w:color w:val="FF0000"/>
                      <w:u w:val="single"/>
                    </w:rPr>
                    <w:t xml:space="preserve">Estensione di garanzia </w:t>
                  </w:r>
                  <w:r w:rsidRPr="00875279">
                    <w:rPr>
                      <w:b/>
                      <w:bCs/>
                      <w:color w:val="FF0000"/>
                      <w:u w:val="single"/>
                    </w:rPr>
                    <w:t xml:space="preserve">opzionale </w:t>
                  </w:r>
                  <w:r w:rsidRPr="00875279">
                    <w:rPr>
                      <w:bCs/>
                      <w:color w:val="FF0000"/>
                      <w:u w:val="single"/>
                    </w:rPr>
                    <w:t>a pagamento</w:t>
                  </w:r>
                  <w:r w:rsidRPr="00875279">
                    <w:rPr>
                      <w:bCs/>
                      <w:color w:val="FF0000"/>
                    </w:rPr>
                    <w:t xml:space="preserve"> </w:t>
                  </w:r>
                  <w:r w:rsidR="00FB0061" w:rsidRPr="00875279">
                    <w:rPr>
                      <w:b/>
                      <w:color w:val="FF0000"/>
                    </w:rPr>
                    <w:t>Sezione</w:t>
                  </w:r>
                  <w:r w:rsidRPr="00875279">
                    <w:rPr>
                      <w:b/>
                      <w:bCs/>
                      <w:color w:val="FF0000"/>
                    </w:rPr>
                    <w:t xml:space="preserve"> H)</w:t>
                  </w:r>
                  <w:r w:rsidR="00225245" w:rsidRPr="00875279">
                    <w:rPr>
                      <w:b/>
                      <w:bCs/>
                      <w:color w:val="FF0000"/>
                    </w:rPr>
                    <w:t xml:space="preserve"> </w:t>
                  </w:r>
                  <w:r w:rsidR="00FB0061" w:rsidRPr="00875279">
                    <w:rPr>
                      <w:b/>
                      <w:color w:val="FF0000"/>
                    </w:rPr>
                    <w:t>con massimale proprio</w:t>
                  </w:r>
                  <w:r w:rsidR="00225245" w:rsidRPr="00875279">
                    <w:rPr>
                      <w:b/>
                      <w:color w:val="FF0000"/>
                    </w:rPr>
                    <w:t xml:space="preserve"> </w:t>
                  </w:r>
                </w:p>
                <w:p w14:paraId="64C8B6A1" w14:textId="77777777" w:rsidR="00302F56" w:rsidRDefault="00FB0061">
                  <w:pPr>
                    <w:pStyle w:val="Paragrafoelenco"/>
                    <w:spacing w:after="0" w:line="240" w:lineRule="auto"/>
                    <w:ind w:left="1054"/>
                    <w:jc w:val="both"/>
                    <w:rPr>
                      <w:rFonts w:asciiTheme="majorHAnsi" w:eastAsiaTheme="majorEastAsia" w:hAnsiTheme="majorHAnsi" w:cstheme="majorBidi"/>
                      <w:b/>
                      <w:bCs/>
                      <w:color w:val="1F497D"/>
                      <w:sz w:val="26"/>
                      <w:szCs w:val="26"/>
                    </w:rPr>
                  </w:pPr>
                  <w:r w:rsidRPr="003A1938">
                    <w:rPr>
                      <w:color w:val="FF0000"/>
                      <w:u w:val="single"/>
                    </w:rPr>
                    <w:t>(inteso come un “di cui” del massimale della garanzia principale</w:t>
                  </w:r>
                  <w:r w:rsidR="00093A59" w:rsidRPr="00875279">
                    <w:rPr>
                      <w:bCs/>
                      <w:color w:val="FF0000"/>
                      <w:u w:val="single"/>
                    </w:rPr>
                    <w:t>**</w:t>
                  </w:r>
                  <w:r w:rsidRPr="00875279">
                    <w:rPr>
                      <w:bCs/>
                      <w:color w:val="FF0000"/>
                    </w:rPr>
                    <w:t>):</w:t>
                  </w:r>
                </w:p>
                <w:p w14:paraId="03131C87" w14:textId="77777777" w:rsidR="00943F29" w:rsidRPr="00572E96" w:rsidRDefault="00943F29" w:rsidP="00005E56">
                  <w:pPr>
                    <w:pStyle w:val="Paragrafoelenco"/>
                    <w:numPr>
                      <w:ilvl w:val="0"/>
                      <w:numId w:val="8"/>
                    </w:numPr>
                    <w:spacing w:after="0" w:line="240" w:lineRule="auto"/>
                    <w:ind w:left="1480" w:hanging="426"/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  <w:lang w:eastAsia="it-IT"/>
                    </w:rPr>
                  </w:pPr>
                  <w:r w:rsidRPr="00572E96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  <w:lang w:eastAsia="it-IT"/>
                    </w:rPr>
                    <w:t>MAGGIORI COSTI</w:t>
                  </w:r>
                </w:p>
                <w:p w14:paraId="0F3A18F3" w14:textId="77777777" w:rsidR="00943F29" w:rsidRPr="00572E96" w:rsidRDefault="00943F29" w:rsidP="00005E56">
                  <w:pPr>
                    <w:pStyle w:val="Paragrafoelenco"/>
                    <w:numPr>
                      <w:ilvl w:val="0"/>
                      <w:numId w:val="8"/>
                    </w:numPr>
                    <w:spacing w:after="0" w:line="240" w:lineRule="auto"/>
                    <w:ind w:left="1480" w:hanging="426"/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  <w:lang w:eastAsia="it-IT"/>
                    </w:rPr>
                  </w:pPr>
                  <w:r w:rsidRPr="00572E96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  <w:lang w:eastAsia="it-IT"/>
                    </w:rPr>
                    <w:t>PROGRAMMI IN LICENZA D'USO</w:t>
                  </w:r>
                </w:p>
                <w:p w14:paraId="42DBD4B5" w14:textId="77777777" w:rsidR="004B30E6" w:rsidRPr="00225245" w:rsidRDefault="00943F29" w:rsidP="00005E56">
                  <w:pPr>
                    <w:pStyle w:val="Paragrafoelenco"/>
                    <w:numPr>
                      <w:ilvl w:val="0"/>
                      <w:numId w:val="8"/>
                    </w:numPr>
                    <w:spacing w:after="0" w:line="240" w:lineRule="auto"/>
                    <w:ind w:left="1480" w:hanging="426"/>
                    <w:rPr>
                      <w:b/>
                      <w:bCs/>
                      <w:color w:val="1F497D"/>
                    </w:rPr>
                  </w:pPr>
                  <w:r w:rsidRPr="00572E96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  <w:lang w:eastAsia="it-IT"/>
                    </w:rPr>
                    <w:t>SUPPORTO DATI</w:t>
                  </w:r>
                </w:p>
                <w:p w14:paraId="5CD68C3C" w14:textId="3D7877B4" w:rsidR="00093A59" w:rsidRDefault="00093A59" w:rsidP="003A1938">
                  <w:pPr>
                    <w:spacing w:after="0" w:line="240" w:lineRule="auto"/>
                    <w:rPr>
                      <w:b/>
                      <w:bCs/>
                      <w:color w:val="1F497D"/>
                    </w:rPr>
                  </w:pPr>
                </w:p>
                <w:p w14:paraId="2DCEC9F7" w14:textId="77777777" w:rsidR="00302F56" w:rsidRDefault="00093A59">
                  <w:pPr>
                    <w:spacing w:after="0" w:line="240" w:lineRule="auto"/>
                    <w:rPr>
                      <w:b/>
                      <w:bCs/>
                      <w:color w:val="1F497D"/>
                    </w:rPr>
                  </w:pPr>
                  <w:r w:rsidRPr="003A1938">
                    <w:rPr>
                      <w:b/>
                      <w:color w:val="FF0000"/>
                      <w:u w:val="single"/>
                    </w:rPr>
                    <w:t>** Qualora selezionate le garanzie aggiuntive, per queste ultime non potrà mai essere scelto massimale superiore a quello della garanzia “base” (da cui dipendono come massimale cumulativo sia delle estensioni inclusive che aggiuntive).</w:t>
                  </w:r>
                </w:p>
                <w:p w14:paraId="7126DF58" w14:textId="77777777" w:rsidR="00C04779" w:rsidRPr="00572E96" w:rsidRDefault="00C04779" w:rsidP="00C04779">
                  <w:pPr>
                    <w:pStyle w:val="Paragrafoelenco"/>
                    <w:spacing w:after="0" w:line="240" w:lineRule="auto"/>
                    <w:ind w:left="1480"/>
                    <w:rPr>
                      <w:b/>
                      <w:bCs/>
                      <w:color w:val="1F497D"/>
                    </w:rPr>
                  </w:pPr>
                </w:p>
              </w:tc>
            </w:tr>
          </w:tbl>
          <w:p w14:paraId="41BC7249" w14:textId="77777777" w:rsidR="00225245" w:rsidRDefault="00225245">
            <w:pPr>
              <w:rPr>
                <w:bCs/>
                <w:color w:val="1F497D"/>
              </w:rPr>
            </w:pPr>
          </w:p>
          <w:p w14:paraId="75791FAD" w14:textId="5C8E48CC" w:rsidR="006B67F7" w:rsidRPr="00572E96" w:rsidRDefault="006B67F7">
            <w:pPr>
              <w:rPr>
                <w:bCs/>
                <w:color w:val="1F497D"/>
              </w:rPr>
            </w:pPr>
            <w:r w:rsidRPr="00572E96">
              <w:rPr>
                <w:bCs/>
                <w:color w:val="1F497D"/>
              </w:rPr>
              <w:t>Di seguito il dettaglio delle Garanzie/Estensioni di garanzia offerte ed i massimali:</w:t>
            </w:r>
          </w:p>
          <w:p w14:paraId="42C122CA" w14:textId="77777777" w:rsidR="006B67F7" w:rsidRPr="00572E96" w:rsidRDefault="006B67F7">
            <w:pPr>
              <w:rPr>
                <w:bCs/>
                <w:color w:val="1F497D"/>
              </w:rPr>
            </w:pPr>
          </w:p>
          <w:tbl>
            <w:tblPr>
              <w:tblStyle w:val="Grigliatabella"/>
              <w:tblW w:w="8683" w:type="dxa"/>
              <w:tblLayout w:type="fixed"/>
              <w:tblLook w:val="04A0" w:firstRow="1" w:lastRow="0" w:firstColumn="1" w:lastColumn="0" w:noHBand="0" w:noVBand="1"/>
            </w:tblPr>
            <w:tblGrid>
              <w:gridCol w:w="1701"/>
              <w:gridCol w:w="160"/>
              <w:gridCol w:w="1414"/>
              <w:gridCol w:w="3269"/>
              <w:gridCol w:w="155"/>
              <w:gridCol w:w="1971"/>
              <w:gridCol w:w="13"/>
            </w:tblGrid>
            <w:tr w:rsidR="006B67F7" w:rsidRPr="00572E96" w14:paraId="0BE57C68" w14:textId="77777777" w:rsidTr="005B3A7F">
              <w:trPr>
                <w:trHeight w:val="219"/>
              </w:trPr>
              <w:tc>
                <w:tcPr>
                  <w:tcW w:w="1701" w:type="dxa"/>
                  <w:tcBorders>
                    <w:top w:val="single" w:sz="12" w:space="0" w:color="auto"/>
                    <w:left w:val="single" w:sz="12" w:space="0" w:color="auto"/>
                    <w:right w:val="single" w:sz="12" w:space="0" w:color="auto"/>
                  </w:tcBorders>
                  <w:shd w:val="pct10" w:color="auto" w:fill="auto"/>
                </w:tcPr>
                <w:p w14:paraId="06606B70" w14:textId="77777777" w:rsidR="006B67F7" w:rsidRPr="00572E96" w:rsidRDefault="006B67F7" w:rsidP="006B67F7">
                  <w:pPr>
                    <w:rPr>
                      <w:b/>
                      <w:bCs/>
                      <w:color w:val="1F497D"/>
                    </w:rPr>
                  </w:pPr>
                  <w:r w:rsidRPr="00572E96">
                    <w:rPr>
                      <w:b/>
                      <w:bCs/>
                      <w:color w:val="1F497D"/>
                    </w:rPr>
                    <w:t xml:space="preserve">SEZIONE </w:t>
                  </w:r>
                  <w:r w:rsidR="00A35CC4" w:rsidRPr="00572E96">
                    <w:rPr>
                      <w:b/>
                      <w:bCs/>
                      <w:color w:val="FF0000"/>
                    </w:rPr>
                    <w:t>A</w:t>
                  </w:r>
                  <w:r w:rsidR="00A35CC4" w:rsidRPr="00572E96">
                    <w:rPr>
                      <w:b/>
                      <w:bCs/>
                      <w:color w:val="1F497D"/>
                    </w:rPr>
                    <w:t>)</w:t>
                  </w:r>
                </w:p>
              </w:tc>
              <w:tc>
                <w:tcPr>
                  <w:tcW w:w="4998" w:type="dxa"/>
                  <w:gridSpan w:val="4"/>
                  <w:tcBorders>
                    <w:top w:val="single" w:sz="12" w:space="0" w:color="auto"/>
                    <w:left w:val="single" w:sz="12" w:space="0" w:color="auto"/>
                    <w:bottom w:val="double" w:sz="4" w:space="0" w:color="auto"/>
                  </w:tcBorders>
                </w:tcPr>
                <w:p w14:paraId="3C06692D" w14:textId="77777777" w:rsidR="006B67F7" w:rsidRPr="00572E96" w:rsidRDefault="006B67F7" w:rsidP="006B67F7">
                  <w:pPr>
                    <w:rPr>
                      <w:b/>
                      <w:bCs/>
                      <w:color w:val="FF0000"/>
                      <w:u w:val="single"/>
                    </w:rPr>
                  </w:pPr>
                  <w:r w:rsidRPr="00572E96">
                    <w:rPr>
                      <w:b/>
                      <w:bCs/>
                      <w:color w:val="1F497D"/>
                    </w:rPr>
                    <w:t>GARANZIA</w:t>
                  </w:r>
                </w:p>
              </w:tc>
              <w:tc>
                <w:tcPr>
                  <w:tcW w:w="1984" w:type="dxa"/>
                  <w:gridSpan w:val="2"/>
                  <w:tcBorders>
                    <w:top w:val="single" w:sz="12" w:space="0" w:color="auto"/>
                    <w:bottom w:val="double" w:sz="4" w:space="0" w:color="auto"/>
                  </w:tcBorders>
                </w:tcPr>
                <w:p w14:paraId="5CFDB3BF" w14:textId="77777777" w:rsidR="006B67F7" w:rsidRPr="00572E96" w:rsidRDefault="006B67F7" w:rsidP="006B67F7">
                  <w:pPr>
                    <w:rPr>
                      <w:b/>
                      <w:bCs/>
                      <w:color w:val="1F497D"/>
                      <w:u w:val="single"/>
                    </w:rPr>
                  </w:pPr>
                  <w:r w:rsidRPr="00572E96">
                    <w:rPr>
                      <w:b/>
                      <w:bCs/>
                      <w:color w:val="1F497D"/>
                    </w:rPr>
                    <w:t>MASSIMALI</w:t>
                  </w:r>
                </w:p>
              </w:tc>
            </w:tr>
            <w:tr w:rsidR="006B67F7" w:rsidRPr="00572E96" w14:paraId="0FA5FDAD" w14:textId="77777777" w:rsidTr="005B3A7F">
              <w:trPr>
                <w:trHeight w:val="413"/>
              </w:trPr>
              <w:tc>
                <w:tcPr>
                  <w:tcW w:w="1701" w:type="dxa"/>
                  <w:vMerge w:val="restart"/>
                  <w:tcBorders>
                    <w:top w:val="single" w:sz="12" w:space="0" w:color="auto"/>
                    <w:left w:val="single" w:sz="12" w:space="0" w:color="auto"/>
                    <w:right w:val="single" w:sz="12" w:space="0" w:color="auto"/>
                  </w:tcBorders>
                  <w:shd w:val="pct5" w:color="auto" w:fill="auto"/>
                </w:tcPr>
                <w:p w14:paraId="7DE26956" w14:textId="77777777" w:rsidR="006B67F7" w:rsidRPr="00572E96" w:rsidRDefault="006B67F7" w:rsidP="006B67F7">
                  <w:pPr>
                    <w:rPr>
                      <w:b/>
                      <w:bCs/>
                      <w:color w:val="1F497D"/>
                    </w:rPr>
                  </w:pPr>
                </w:p>
                <w:p w14:paraId="71EFF3FD" w14:textId="77777777" w:rsidR="006B67F7" w:rsidRPr="00572E96" w:rsidRDefault="00A35CC4" w:rsidP="005E7D5B">
                  <w:r w:rsidRPr="00572E96">
                    <w:rPr>
                      <w:b/>
                      <w:bCs/>
                      <w:color w:val="1F497D"/>
                    </w:rPr>
                    <w:t xml:space="preserve">INCENDIO E ALTRI DANNI </w:t>
                  </w:r>
                  <w:r w:rsidR="005E7D5B" w:rsidRPr="00572E96">
                    <w:rPr>
                      <w:b/>
                      <w:bCs/>
                      <w:color w:val="1F497D"/>
                    </w:rPr>
                    <w:t>AI BENI</w:t>
                  </w:r>
                </w:p>
              </w:tc>
              <w:tc>
                <w:tcPr>
                  <w:tcW w:w="4998" w:type="dxa"/>
                  <w:gridSpan w:val="4"/>
                  <w:tcBorders>
                    <w:top w:val="single" w:sz="12" w:space="0" w:color="auto"/>
                    <w:left w:val="single" w:sz="12" w:space="0" w:color="auto"/>
                    <w:bottom w:val="double" w:sz="4" w:space="0" w:color="auto"/>
                  </w:tcBorders>
                </w:tcPr>
                <w:p w14:paraId="1D70128B" w14:textId="77777777" w:rsidR="006B67F7" w:rsidRPr="00572E96" w:rsidRDefault="006B67F7" w:rsidP="006B67F7">
                  <w:pPr>
                    <w:rPr>
                      <w:bCs/>
                      <w:color w:val="1F497D"/>
                    </w:rPr>
                  </w:pPr>
                  <w:r w:rsidRPr="00572E96">
                    <w:rPr>
                      <w:b/>
                      <w:bCs/>
                      <w:color w:val="FF0000"/>
                      <w:u w:val="single"/>
                    </w:rPr>
                    <w:t>INCENDIO FABBRICATO</w:t>
                  </w:r>
                  <w:r w:rsidRPr="00572E96">
                    <w:rPr>
                      <w:bCs/>
                      <w:color w:val="1F497D"/>
                    </w:rPr>
                    <w:t xml:space="preserve">: </w:t>
                  </w:r>
                </w:p>
                <w:p w14:paraId="6F842C0B" w14:textId="77777777" w:rsidR="00365F19" w:rsidRPr="00572E96" w:rsidRDefault="006B67F7" w:rsidP="006B67F7">
                  <w:pPr>
                    <w:rPr>
                      <w:b/>
                      <w:bCs/>
                      <w:color w:val="1F497D"/>
                    </w:rPr>
                  </w:pPr>
                  <w:r w:rsidRPr="00572E96">
                    <w:rPr>
                      <w:b/>
                      <w:bCs/>
                      <w:color w:val="1F497D"/>
                    </w:rPr>
                    <w:t>Garanzia Principale</w:t>
                  </w:r>
                </w:p>
                <w:p w14:paraId="3C9AA220" w14:textId="77777777" w:rsidR="006B67F7" w:rsidRPr="00572E96" w:rsidRDefault="006B67F7" w:rsidP="006B67F7">
                  <w:pPr>
                    <w:rPr>
                      <w:bCs/>
                      <w:color w:val="1F497D"/>
                    </w:rPr>
                  </w:pPr>
                  <w:r w:rsidRPr="00572E96">
                    <w:rPr>
                      <w:bCs/>
                      <w:color w:val="1F497D"/>
                    </w:rPr>
                    <w:t>(</w:t>
                  </w:r>
                  <w:r w:rsidR="00977654" w:rsidRPr="00572E96">
                    <w:rPr>
                      <w:bCs/>
                      <w:color w:val="1F497D"/>
                    </w:rPr>
                    <w:t xml:space="preserve">Acquistabile </w:t>
                  </w:r>
                  <w:r w:rsidRPr="00572E96">
                    <w:rPr>
                      <w:bCs/>
                      <w:color w:val="1F497D"/>
                    </w:rPr>
                    <w:t>anche singolarmente)</w:t>
                  </w:r>
                </w:p>
                <w:p w14:paraId="134A707B" w14:textId="09E60B21" w:rsidR="006B67F7" w:rsidRPr="00572E96" w:rsidRDefault="006B67F7" w:rsidP="006B67F7">
                  <w:pPr>
                    <w:rPr>
                      <w:bCs/>
                      <w:color w:val="1F497D"/>
                    </w:rPr>
                  </w:pPr>
                  <w:r w:rsidRPr="00572E96">
                    <w:rPr>
                      <w:bCs/>
                      <w:color w:val="1F497D"/>
                    </w:rPr>
                    <w:t>Valore di ricostruzione a nuovo (esclusa area) fino alla Somma Assicurata (</w:t>
                  </w:r>
                  <w:r w:rsidRPr="00572E96">
                    <w:rPr>
                      <w:b/>
                      <w:bCs/>
                      <w:color w:val="1F497D"/>
                    </w:rPr>
                    <w:t>P.R.A</w:t>
                  </w:r>
                  <w:r w:rsidRPr="00F4645E">
                    <w:rPr>
                      <w:bCs/>
                      <w:color w:val="1F497D"/>
                    </w:rPr>
                    <w:t>.)</w:t>
                  </w:r>
                  <w:r w:rsidR="00875279" w:rsidRPr="00F4645E">
                    <w:rPr>
                      <w:bCs/>
                      <w:color w:val="1F497D"/>
                    </w:rPr>
                    <w:t xml:space="preserve"> o Valore Intero</w:t>
                  </w:r>
                  <w:r w:rsidR="00CB676B" w:rsidRPr="00F4645E">
                    <w:rPr>
                      <w:bCs/>
                      <w:color w:val="1F497D"/>
                    </w:rPr>
                    <w:t xml:space="preserve"> (</w:t>
                  </w:r>
                  <w:r w:rsidR="00CB676B" w:rsidRPr="00F4645E">
                    <w:rPr>
                      <w:b/>
                      <w:color w:val="1F497D"/>
                    </w:rPr>
                    <w:t>V.I.</w:t>
                  </w:r>
                  <w:r w:rsidR="00CB676B" w:rsidRPr="00F4645E">
                    <w:rPr>
                      <w:bCs/>
                      <w:color w:val="1F497D"/>
                    </w:rPr>
                    <w:t>)</w:t>
                  </w:r>
                </w:p>
                <w:p w14:paraId="29C9E3C5" w14:textId="77777777" w:rsidR="006B67F7" w:rsidRPr="00572E96" w:rsidRDefault="006B67F7" w:rsidP="006B67F7">
                  <w:pPr>
                    <w:rPr>
                      <w:bCs/>
                      <w:color w:val="FF0000"/>
                    </w:rPr>
                  </w:pPr>
                  <w:r w:rsidRPr="00572E96">
                    <w:rPr>
                      <w:bCs/>
                      <w:color w:val="FF0000"/>
                      <w:u w:val="single"/>
                    </w:rPr>
                    <w:t xml:space="preserve">2 </w:t>
                  </w:r>
                  <w:r w:rsidR="00A35CC4" w:rsidRPr="00572E96">
                    <w:rPr>
                      <w:bCs/>
                      <w:color w:val="FF0000"/>
                      <w:u w:val="single"/>
                    </w:rPr>
                    <w:t>formule</w:t>
                  </w:r>
                  <w:r w:rsidRPr="00572E96">
                    <w:rPr>
                      <w:bCs/>
                      <w:color w:val="FF0000"/>
                    </w:rPr>
                    <w:t xml:space="preserve">: </w:t>
                  </w:r>
                </w:p>
                <w:p w14:paraId="4133C22D" w14:textId="77777777" w:rsidR="006B67F7" w:rsidRPr="00572E96" w:rsidRDefault="006B67F7" w:rsidP="00005E56">
                  <w:pPr>
                    <w:pStyle w:val="Paragrafoelenco"/>
                    <w:numPr>
                      <w:ilvl w:val="0"/>
                      <w:numId w:val="6"/>
                    </w:numPr>
                    <w:rPr>
                      <w:bCs/>
                      <w:color w:val="1F497D"/>
                    </w:rPr>
                  </w:pPr>
                  <w:r w:rsidRPr="00572E96">
                    <w:rPr>
                      <w:b/>
                      <w:bCs/>
                      <w:color w:val="1F497D"/>
                    </w:rPr>
                    <w:t>Rischi Nominati</w:t>
                  </w:r>
                </w:p>
                <w:p w14:paraId="79AD085E" w14:textId="77777777" w:rsidR="006B67F7" w:rsidRPr="004A46FF" w:rsidRDefault="00A35CC4" w:rsidP="00005E56">
                  <w:pPr>
                    <w:pStyle w:val="Paragrafoelenco"/>
                    <w:numPr>
                      <w:ilvl w:val="0"/>
                      <w:numId w:val="6"/>
                    </w:numPr>
                    <w:rPr>
                      <w:b/>
                      <w:u w:val="single"/>
                    </w:rPr>
                  </w:pPr>
                  <w:r w:rsidRPr="00572E96">
                    <w:rPr>
                      <w:b/>
                      <w:bCs/>
                      <w:color w:val="1F497D"/>
                    </w:rPr>
                    <w:t>ALL RISK</w:t>
                  </w:r>
                </w:p>
                <w:p w14:paraId="7E26FE0C" w14:textId="77777777" w:rsidR="00A340BE" w:rsidRPr="004A46FF" w:rsidRDefault="00A340BE" w:rsidP="004A46FF">
                  <w:pPr>
                    <w:rPr>
                      <w:b/>
                      <w:u w:val="single"/>
                    </w:rPr>
                  </w:pPr>
                </w:p>
              </w:tc>
              <w:tc>
                <w:tcPr>
                  <w:tcW w:w="1984" w:type="dxa"/>
                  <w:gridSpan w:val="2"/>
                  <w:tcBorders>
                    <w:top w:val="single" w:sz="12" w:space="0" w:color="auto"/>
                    <w:bottom w:val="double" w:sz="4" w:space="0" w:color="auto"/>
                  </w:tcBorders>
                </w:tcPr>
                <w:p w14:paraId="743FEFA8" w14:textId="77777777" w:rsidR="0094409C" w:rsidRPr="00572E96" w:rsidRDefault="0094409C" w:rsidP="0094409C">
                  <w:pPr>
                    <w:rPr>
                      <w:b/>
                      <w:bCs/>
                      <w:color w:val="1F497D"/>
                    </w:rPr>
                  </w:pPr>
                  <w:r w:rsidRPr="00572E96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  <w:lang w:eastAsia="it-IT"/>
                    </w:rPr>
                    <w:t>(</w:t>
                  </w:r>
                  <w:r w:rsidRPr="00572E96">
                    <w:rPr>
                      <w:b/>
                      <w:bCs/>
                      <w:color w:val="1F497D"/>
                    </w:rPr>
                    <w:t>Massimali/</w:t>
                  </w:r>
                </w:p>
                <w:p w14:paraId="53D9F884" w14:textId="77777777" w:rsidR="0094409C" w:rsidRPr="00572E96" w:rsidRDefault="0094409C" w:rsidP="0094409C">
                  <w:pPr>
                    <w:rPr>
                      <w:b/>
                      <w:bCs/>
                      <w:color w:val="1F497D"/>
                    </w:rPr>
                  </w:pPr>
                  <w:r w:rsidRPr="00572E96">
                    <w:rPr>
                      <w:b/>
                      <w:bCs/>
                      <w:color w:val="1F497D"/>
                    </w:rPr>
                    <w:t>Sotto limiti:</w:t>
                  </w:r>
                </w:p>
                <w:p w14:paraId="722EFCD2" w14:textId="6C1FBCC9" w:rsidR="001F02E8" w:rsidRPr="003A1938" w:rsidRDefault="0094409C" w:rsidP="0094409C">
                  <w:pPr>
                    <w:rPr>
                      <w:b/>
                      <w:color w:val="FF0000"/>
                      <w:u w:val="single"/>
                    </w:rPr>
                  </w:pPr>
                  <w:r w:rsidRPr="00572E96">
                    <w:rPr>
                      <w:b/>
                      <w:bCs/>
                      <w:color w:val="1F497D"/>
                    </w:rPr>
                    <w:t xml:space="preserve">Vedi </w:t>
                  </w:r>
                  <w:r w:rsidRPr="00572E96">
                    <w:rPr>
                      <w:b/>
                      <w:bCs/>
                      <w:color w:val="FF0000"/>
                      <w:u w:val="single"/>
                    </w:rPr>
                    <w:t>Allegato 1</w:t>
                  </w:r>
                </w:p>
              </w:tc>
            </w:tr>
            <w:tr w:rsidR="001D65A3" w:rsidRPr="00572E96" w14:paraId="1A5E2AFA" w14:textId="77777777" w:rsidTr="005B3A7F">
              <w:trPr>
                <w:trHeight w:val="413"/>
              </w:trPr>
              <w:tc>
                <w:tcPr>
                  <w:tcW w:w="1701" w:type="dxa"/>
                  <w:vMerge/>
                  <w:tcBorders>
                    <w:top w:val="single" w:sz="12" w:space="0" w:color="auto"/>
                    <w:left w:val="single" w:sz="12" w:space="0" w:color="auto"/>
                    <w:right w:val="single" w:sz="12" w:space="0" w:color="auto"/>
                  </w:tcBorders>
                  <w:shd w:val="pct5" w:color="auto" w:fill="auto"/>
                </w:tcPr>
                <w:p w14:paraId="6E019336" w14:textId="77777777" w:rsidR="001D65A3" w:rsidRPr="00572E96" w:rsidRDefault="001D65A3" w:rsidP="001D65A3">
                  <w:pPr>
                    <w:rPr>
                      <w:b/>
                      <w:bCs/>
                      <w:color w:val="1F497D"/>
                    </w:rPr>
                  </w:pPr>
                </w:p>
              </w:tc>
              <w:tc>
                <w:tcPr>
                  <w:tcW w:w="4998" w:type="dxa"/>
                  <w:gridSpan w:val="4"/>
                  <w:tcBorders>
                    <w:top w:val="single" w:sz="12" w:space="0" w:color="auto"/>
                    <w:left w:val="single" w:sz="12" w:space="0" w:color="auto"/>
                    <w:bottom w:val="double" w:sz="4" w:space="0" w:color="auto"/>
                  </w:tcBorders>
                </w:tcPr>
                <w:p w14:paraId="4D7975C1" w14:textId="69EE8690" w:rsidR="001D65A3" w:rsidRPr="00572E96" w:rsidRDefault="001D65A3" w:rsidP="001D65A3">
                  <w:pPr>
                    <w:rPr>
                      <w:b/>
                      <w:bCs/>
                      <w:color w:val="FF0000"/>
                      <w:u w:val="single"/>
                    </w:rPr>
                  </w:pPr>
                  <w:r w:rsidRPr="00572E96">
                    <w:rPr>
                      <w:b/>
                      <w:bCs/>
                      <w:color w:val="1F497D"/>
                      <w:u w:val="single"/>
                    </w:rPr>
                    <w:t xml:space="preserve">ESTENSIONE </w:t>
                  </w:r>
                  <w:r>
                    <w:rPr>
                      <w:b/>
                      <w:bCs/>
                      <w:color w:val="1F497D"/>
                      <w:u w:val="single"/>
                    </w:rPr>
                    <w:t>(a pagamento)</w:t>
                  </w:r>
                  <w:r w:rsidRPr="00572E96">
                    <w:rPr>
                      <w:b/>
                      <w:bCs/>
                      <w:color w:val="1F497D"/>
                    </w:rPr>
                    <w:t xml:space="preserve">: </w:t>
                  </w:r>
                  <w:r w:rsidRPr="00572E96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  <w:lang w:eastAsia="it-IT"/>
                    </w:rPr>
                    <w:t>Ricorso Terzi Da Incendio</w:t>
                  </w:r>
                  <w:r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  <w:lang w:eastAsia="it-IT"/>
                    </w:rPr>
                    <w:t xml:space="preserve"> (RT incendio opera con assicurato fabbricato</w:t>
                  </w:r>
                  <w:ins w:id="23" w:author="Mario Silla" w:date="2022-09-12T09:13:00Z">
                    <w:r w:rsidR="00665C93">
                      <w:rPr>
                        <w:rFonts w:ascii="Calibri" w:eastAsia="Times New Roman" w:hAnsi="Calibri" w:cs="Calibri"/>
                        <w:b/>
                        <w:bCs/>
                        <w:color w:val="4472C4"/>
                        <w:sz w:val="20"/>
                        <w:lang w:eastAsia="it-IT"/>
                      </w:rPr>
                      <w:t xml:space="preserve"> o rischio locativo a cui si abbina il rischio contenuto</w:t>
                    </w:r>
                  </w:ins>
                  <w:r w:rsidR="002230F2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  <w:lang w:eastAsia="it-IT"/>
                    </w:rPr>
                    <w:t>)</w:t>
                  </w:r>
                </w:p>
              </w:tc>
              <w:tc>
                <w:tcPr>
                  <w:tcW w:w="1984" w:type="dxa"/>
                  <w:gridSpan w:val="2"/>
                  <w:tcBorders>
                    <w:top w:val="single" w:sz="12" w:space="0" w:color="auto"/>
                    <w:bottom w:val="double" w:sz="4" w:space="0" w:color="auto"/>
                  </w:tcBorders>
                </w:tcPr>
                <w:p w14:paraId="47A73FC2" w14:textId="77777777" w:rsidR="001D65A3" w:rsidRPr="00572E96" w:rsidRDefault="001D65A3" w:rsidP="001D65A3">
                  <w:pPr>
                    <w:rPr>
                      <w:b/>
                      <w:bCs/>
                      <w:color w:val="1F497D"/>
                    </w:rPr>
                  </w:pPr>
                  <w:r w:rsidRPr="00572E96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  <w:lang w:eastAsia="it-IT"/>
                    </w:rPr>
                    <w:t>(</w:t>
                  </w:r>
                  <w:r w:rsidRPr="00572E96">
                    <w:rPr>
                      <w:b/>
                      <w:bCs/>
                      <w:color w:val="1F497D"/>
                    </w:rPr>
                    <w:t>Massimali/</w:t>
                  </w:r>
                </w:p>
                <w:p w14:paraId="7645DCBA" w14:textId="77777777" w:rsidR="001D65A3" w:rsidRPr="00572E96" w:rsidRDefault="001D65A3" w:rsidP="001D65A3">
                  <w:pPr>
                    <w:rPr>
                      <w:b/>
                      <w:bCs/>
                      <w:color w:val="1F497D"/>
                    </w:rPr>
                  </w:pPr>
                  <w:r w:rsidRPr="00572E96">
                    <w:rPr>
                      <w:b/>
                      <w:bCs/>
                      <w:color w:val="1F497D"/>
                    </w:rPr>
                    <w:t>Sotto limiti:</w:t>
                  </w:r>
                </w:p>
                <w:p w14:paraId="7131B0F2" w14:textId="77777777" w:rsidR="001D65A3" w:rsidRPr="00572E96" w:rsidRDefault="001D65A3" w:rsidP="001D65A3">
                  <w:pPr>
                    <w:rPr>
                      <w:bCs/>
                      <w:color w:val="1F497D"/>
                      <w:u w:val="single"/>
                    </w:rPr>
                  </w:pPr>
                  <w:r w:rsidRPr="00572E96">
                    <w:rPr>
                      <w:b/>
                      <w:bCs/>
                      <w:color w:val="1F497D"/>
                    </w:rPr>
                    <w:t xml:space="preserve">Vedi </w:t>
                  </w:r>
                  <w:r w:rsidRPr="00572E96">
                    <w:rPr>
                      <w:b/>
                      <w:bCs/>
                      <w:color w:val="FF0000"/>
                      <w:u w:val="single"/>
                    </w:rPr>
                    <w:t>Allegato 1</w:t>
                  </w:r>
                </w:p>
              </w:tc>
            </w:tr>
            <w:tr w:rsidR="006B67F7" w:rsidRPr="00572E96" w14:paraId="2EFBB721" w14:textId="77777777" w:rsidTr="001B3D99">
              <w:trPr>
                <w:trHeight w:val="464"/>
              </w:trPr>
              <w:tc>
                <w:tcPr>
                  <w:tcW w:w="1701" w:type="dxa"/>
                  <w:vMerge/>
                  <w:tcBorders>
                    <w:left w:val="single" w:sz="12" w:space="0" w:color="auto"/>
                    <w:right w:val="single" w:sz="12" w:space="0" w:color="auto"/>
                  </w:tcBorders>
                  <w:shd w:val="pct5" w:color="auto" w:fill="auto"/>
                </w:tcPr>
                <w:p w14:paraId="29A3846D" w14:textId="77777777" w:rsidR="006B67F7" w:rsidRPr="00572E96" w:rsidRDefault="006B67F7" w:rsidP="006B67F7">
                  <w:pPr>
                    <w:rPr>
                      <w:b/>
                      <w:bCs/>
                      <w:color w:val="1F497D"/>
                      <w:u w:val="single"/>
                    </w:rPr>
                  </w:pPr>
                </w:p>
              </w:tc>
              <w:tc>
                <w:tcPr>
                  <w:tcW w:w="1574" w:type="dxa"/>
                  <w:gridSpan w:val="2"/>
                  <w:vMerge w:val="restart"/>
                  <w:tcBorders>
                    <w:top w:val="double" w:sz="4" w:space="0" w:color="auto"/>
                    <w:left w:val="single" w:sz="12" w:space="0" w:color="auto"/>
                  </w:tcBorders>
                </w:tcPr>
                <w:p w14:paraId="011C07A4" w14:textId="77777777" w:rsidR="006B67F7" w:rsidRPr="00572E96" w:rsidRDefault="00A35CC4" w:rsidP="006B67F7">
                  <w:pPr>
                    <w:rPr>
                      <w:bCs/>
                      <w:color w:val="FF0000"/>
                      <w:u w:val="single"/>
                    </w:rPr>
                  </w:pPr>
                  <w:r w:rsidRPr="00572E96">
                    <w:rPr>
                      <w:b/>
                      <w:bCs/>
                      <w:color w:val="FF0000"/>
                      <w:u w:val="single"/>
                    </w:rPr>
                    <w:t>ESTENSIONI</w:t>
                  </w:r>
                  <w:r w:rsidR="00977654" w:rsidRPr="00572E96">
                    <w:rPr>
                      <w:b/>
                      <w:bCs/>
                      <w:color w:val="FF0000"/>
                      <w:u w:val="single"/>
                    </w:rPr>
                    <w:t xml:space="preserve"> sezione A)</w:t>
                  </w:r>
                  <w:r w:rsidR="006B67F7" w:rsidRPr="00572E96">
                    <w:rPr>
                      <w:bCs/>
                      <w:color w:val="FF0000"/>
                      <w:u w:val="single"/>
                    </w:rPr>
                    <w:t>:</w:t>
                  </w:r>
                </w:p>
                <w:p w14:paraId="2B5DE157" w14:textId="77777777" w:rsidR="00A35CC4" w:rsidRDefault="006B67F7" w:rsidP="004B30E6">
                  <w:pPr>
                    <w:rPr>
                      <w:bCs/>
                      <w:color w:val="FF0000"/>
                    </w:rPr>
                  </w:pPr>
                  <w:r w:rsidRPr="00572E96">
                    <w:rPr>
                      <w:b/>
                      <w:bCs/>
                      <w:color w:val="1F497D"/>
                      <w:u w:val="single"/>
                    </w:rPr>
                    <w:t xml:space="preserve">Opzionali </w:t>
                  </w:r>
                  <w:r w:rsidR="00A35CC4" w:rsidRPr="00572E96">
                    <w:rPr>
                      <w:b/>
                      <w:bCs/>
                      <w:color w:val="1F497D"/>
                      <w:u w:val="single"/>
                    </w:rPr>
                    <w:t xml:space="preserve"> a pagamento </w:t>
                  </w:r>
                  <w:r w:rsidR="00A35CC4" w:rsidRPr="00572E96">
                    <w:rPr>
                      <w:bCs/>
                      <w:color w:val="FF0000"/>
                    </w:rPr>
                    <w:t xml:space="preserve">x </w:t>
                  </w:r>
                  <w:r w:rsidR="00A35CC4" w:rsidRPr="00572E96">
                    <w:rPr>
                      <w:b/>
                      <w:bCs/>
                      <w:color w:val="FF0000"/>
                    </w:rPr>
                    <w:t>A</w:t>
                  </w:r>
                  <w:r w:rsidRPr="00572E96">
                    <w:rPr>
                      <w:bCs/>
                      <w:color w:val="FF0000"/>
                    </w:rPr>
                    <w:t xml:space="preserve"> </w:t>
                  </w:r>
                </w:p>
                <w:p w14:paraId="4B9A9A60" w14:textId="77777777" w:rsidR="00225245" w:rsidRDefault="00490E98" w:rsidP="00490E98">
                  <w:pPr>
                    <w:rPr>
                      <w:bCs/>
                      <w:color w:val="FF0000"/>
                    </w:rPr>
                  </w:pPr>
                  <w:r w:rsidRPr="00572E96">
                    <w:rPr>
                      <w:bCs/>
                      <w:color w:val="FF0000"/>
                    </w:rPr>
                    <w:t xml:space="preserve">e </w:t>
                  </w:r>
                </w:p>
                <w:p w14:paraId="05213D11" w14:textId="77777777" w:rsidR="006B67F7" w:rsidRPr="00572E96" w:rsidRDefault="00FB0061" w:rsidP="00490E98">
                  <w:pPr>
                    <w:rPr>
                      <w:b/>
                      <w:bCs/>
                      <w:color w:val="FF0000"/>
                      <w:u w:val="single"/>
                    </w:rPr>
                  </w:pPr>
                  <w:r w:rsidRPr="00FB0061">
                    <w:rPr>
                      <w:b/>
                      <w:color w:val="1F497D"/>
                      <w:u w:val="single"/>
                    </w:rPr>
                    <w:t>Sempre incluse</w:t>
                  </w:r>
                  <w:r w:rsidR="00225245">
                    <w:rPr>
                      <w:bCs/>
                      <w:color w:val="1F497D"/>
                      <w:u w:val="single"/>
                    </w:rPr>
                    <w:t xml:space="preserve"> </w:t>
                  </w:r>
                  <w:r w:rsidR="00A35CC4" w:rsidRPr="00572E96">
                    <w:rPr>
                      <w:bCs/>
                      <w:color w:val="FF0000"/>
                    </w:rPr>
                    <w:t xml:space="preserve">x </w:t>
                  </w:r>
                  <w:r w:rsidR="00A35CC4" w:rsidRPr="00572E96">
                    <w:rPr>
                      <w:b/>
                      <w:bCs/>
                      <w:color w:val="FF0000"/>
                    </w:rPr>
                    <w:t xml:space="preserve">B </w:t>
                  </w:r>
                </w:p>
              </w:tc>
              <w:tc>
                <w:tcPr>
                  <w:tcW w:w="3424" w:type="dxa"/>
                  <w:gridSpan w:val="2"/>
                  <w:tcBorders>
                    <w:top w:val="double" w:sz="4" w:space="0" w:color="auto"/>
                  </w:tcBorders>
                </w:tcPr>
                <w:p w14:paraId="67306B6C" w14:textId="1A995497" w:rsidR="00DD793D" w:rsidRPr="00344D5A" w:rsidRDefault="00FD24D2" w:rsidP="00F22356">
                  <w:pPr>
                    <w:pStyle w:val="Paragrafoelenco"/>
                    <w:ind w:left="0"/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</w:pPr>
                  <w:r w:rsidRPr="00344D5A"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  <w:t xml:space="preserve">DANNI D’ACQUA </w:t>
                  </w:r>
                  <w:r w:rsidR="004A714A" w:rsidRPr="00F4645E"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  <w:t>(</w:t>
                  </w:r>
                  <w:r w:rsidR="00147841" w:rsidRPr="00F4645E"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  <w:t>sempre a P.R.A.</w:t>
                  </w:r>
                  <w:r w:rsidR="004A714A" w:rsidRPr="00F4645E"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  <w:t>)</w:t>
                  </w:r>
                </w:p>
                <w:p w14:paraId="4795FB8E" w14:textId="77777777" w:rsidR="006B67F7" w:rsidRPr="00344D5A" w:rsidRDefault="006B67F7" w:rsidP="00F22356">
                  <w:pPr>
                    <w:pStyle w:val="Paragrafoelenco"/>
                    <w:ind w:left="0"/>
                    <w:rPr>
                      <w:rFonts w:ascii="Calibri" w:eastAsia="Times New Roman" w:hAnsi="Calibri" w:cs="Calibri"/>
                      <w:color w:val="4472C4"/>
                      <w:lang w:eastAsia="it-IT"/>
                    </w:rPr>
                  </w:pPr>
                  <w:r w:rsidRPr="00344D5A">
                    <w:rPr>
                      <w:rFonts w:ascii="Calibri" w:eastAsia="Times New Roman" w:hAnsi="Calibri" w:cs="Calibri"/>
                      <w:color w:val="4472C4"/>
                      <w:lang w:eastAsia="it-IT"/>
                    </w:rPr>
                    <w:t>(incl</w:t>
                  </w:r>
                  <w:r w:rsidR="00A35CC4" w:rsidRPr="00344D5A">
                    <w:rPr>
                      <w:rFonts w:ascii="Calibri" w:eastAsia="Times New Roman" w:hAnsi="Calibri" w:cs="Calibri"/>
                      <w:color w:val="4472C4"/>
                      <w:lang w:eastAsia="it-IT"/>
                    </w:rPr>
                    <w:t>usa</w:t>
                  </w:r>
                  <w:r w:rsidRPr="00344D5A">
                    <w:rPr>
                      <w:rFonts w:ascii="Calibri" w:eastAsia="Times New Roman" w:hAnsi="Calibri" w:cs="Calibri"/>
                      <w:color w:val="4472C4"/>
                      <w:lang w:eastAsia="it-IT"/>
                    </w:rPr>
                    <w:t xml:space="preserve"> Ricerca e Riparazione Guasto)</w:t>
                  </w:r>
                </w:p>
                <w:p w14:paraId="5FE050F3" w14:textId="77777777" w:rsidR="001B3D99" w:rsidRPr="00572E96" w:rsidRDefault="001B3D99" w:rsidP="00F22356">
                  <w:pPr>
                    <w:pStyle w:val="Paragrafoelenco"/>
                    <w:ind w:left="0"/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</w:pPr>
                </w:p>
              </w:tc>
              <w:tc>
                <w:tcPr>
                  <w:tcW w:w="1984" w:type="dxa"/>
                  <w:gridSpan w:val="2"/>
                  <w:vMerge w:val="restart"/>
                  <w:tcBorders>
                    <w:top w:val="double" w:sz="4" w:space="0" w:color="auto"/>
                  </w:tcBorders>
                </w:tcPr>
                <w:p w14:paraId="3B8E565D" w14:textId="77777777" w:rsidR="006B67F7" w:rsidRPr="00572E96" w:rsidRDefault="006B67F7" w:rsidP="006B67F7">
                  <w:pPr>
                    <w:rPr>
                      <w:bCs/>
                      <w:color w:val="1F497D"/>
                    </w:rPr>
                  </w:pPr>
                </w:p>
                <w:p w14:paraId="5E9410B0" w14:textId="77777777" w:rsidR="006B67F7" w:rsidRPr="00572E96" w:rsidRDefault="006B67F7" w:rsidP="006B67F7">
                  <w:pPr>
                    <w:rPr>
                      <w:bCs/>
                      <w:color w:val="1F497D"/>
                    </w:rPr>
                  </w:pPr>
                </w:p>
                <w:p w14:paraId="71512725" w14:textId="77777777" w:rsidR="006B67F7" w:rsidRPr="00572E96" w:rsidRDefault="006B67F7" w:rsidP="006B67F7">
                  <w:pPr>
                    <w:rPr>
                      <w:bCs/>
                      <w:color w:val="1F497D"/>
                    </w:rPr>
                  </w:pPr>
                </w:p>
                <w:p w14:paraId="5157B645" w14:textId="77777777" w:rsidR="006B67F7" w:rsidRPr="00572E96" w:rsidRDefault="006B67F7" w:rsidP="006B67F7">
                  <w:pPr>
                    <w:rPr>
                      <w:bCs/>
                      <w:color w:val="1F497D"/>
                    </w:rPr>
                  </w:pPr>
                </w:p>
                <w:p w14:paraId="2CF84A69" w14:textId="77777777" w:rsidR="006B67F7" w:rsidRPr="00572E96" w:rsidRDefault="006B67F7" w:rsidP="006B67F7">
                  <w:pPr>
                    <w:rPr>
                      <w:bCs/>
                      <w:color w:val="1F497D"/>
                    </w:rPr>
                  </w:pPr>
                </w:p>
                <w:p w14:paraId="4C4B73B6" w14:textId="77777777" w:rsidR="00E544AA" w:rsidRPr="00572E96" w:rsidRDefault="006B67F7" w:rsidP="006B67F7">
                  <w:pPr>
                    <w:rPr>
                      <w:b/>
                      <w:bCs/>
                      <w:color w:val="1F497D"/>
                    </w:rPr>
                  </w:pPr>
                  <w:r w:rsidRPr="00572E96">
                    <w:rPr>
                      <w:b/>
                      <w:bCs/>
                      <w:color w:val="1F497D"/>
                    </w:rPr>
                    <w:t xml:space="preserve"> Massimali/</w:t>
                  </w:r>
                </w:p>
                <w:p w14:paraId="05A2F798" w14:textId="77777777" w:rsidR="006B67F7" w:rsidRPr="00572E96" w:rsidRDefault="00977654" w:rsidP="006B67F7">
                  <w:pPr>
                    <w:rPr>
                      <w:b/>
                      <w:bCs/>
                      <w:color w:val="1F497D"/>
                    </w:rPr>
                  </w:pPr>
                  <w:r w:rsidRPr="00572E96">
                    <w:rPr>
                      <w:b/>
                      <w:bCs/>
                      <w:color w:val="1F497D"/>
                    </w:rPr>
                    <w:t>Sotto limiti</w:t>
                  </w:r>
                  <w:r w:rsidR="006B67F7" w:rsidRPr="00572E96">
                    <w:rPr>
                      <w:b/>
                      <w:bCs/>
                      <w:color w:val="1F497D"/>
                    </w:rPr>
                    <w:t>:</w:t>
                  </w:r>
                </w:p>
                <w:p w14:paraId="580139F7" w14:textId="77777777" w:rsidR="006B67F7" w:rsidRPr="00572E96" w:rsidRDefault="006B67F7" w:rsidP="006B67F7">
                  <w:pPr>
                    <w:rPr>
                      <w:bCs/>
                      <w:color w:val="1F497D"/>
                    </w:rPr>
                  </w:pPr>
                  <w:r w:rsidRPr="00572E96">
                    <w:rPr>
                      <w:b/>
                      <w:bCs/>
                      <w:color w:val="1F497D"/>
                    </w:rPr>
                    <w:t xml:space="preserve">Vedi </w:t>
                  </w:r>
                  <w:r w:rsidRPr="00572E96">
                    <w:rPr>
                      <w:b/>
                      <w:bCs/>
                      <w:color w:val="FF0000"/>
                      <w:u w:val="single"/>
                    </w:rPr>
                    <w:t>Allegato 1</w:t>
                  </w:r>
                </w:p>
                <w:p w14:paraId="421997F7" w14:textId="77777777" w:rsidR="006B67F7" w:rsidRPr="00572E96" w:rsidRDefault="006B67F7" w:rsidP="006B67F7">
                  <w:pPr>
                    <w:rPr>
                      <w:bCs/>
                      <w:color w:val="1F497D"/>
                    </w:rPr>
                  </w:pPr>
                </w:p>
                <w:p w14:paraId="6AE7B366" w14:textId="77777777" w:rsidR="006B67F7" w:rsidRPr="00572E96" w:rsidRDefault="006B67F7" w:rsidP="006B67F7">
                  <w:pPr>
                    <w:rPr>
                      <w:bCs/>
                      <w:color w:val="1F497D"/>
                    </w:rPr>
                  </w:pPr>
                </w:p>
                <w:p w14:paraId="55DA33A2" w14:textId="77777777" w:rsidR="006B67F7" w:rsidRPr="00572E96" w:rsidRDefault="006B67F7" w:rsidP="006B67F7">
                  <w:pPr>
                    <w:rPr>
                      <w:bCs/>
                      <w:color w:val="1F497D"/>
                    </w:rPr>
                  </w:pPr>
                </w:p>
              </w:tc>
            </w:tr>
            <w:tr w:rsidR="006B67F7" w:rsidRPr="00572E96" w14:paraId="59140698" w14:textId="77777777" w:rsidTr="001B3D99">
              <w:trPr>
                <w:trHeight w:val="22"/>
              </w:trPr>
              <w:tc>
                <w:tcPr>
                  <w:tcW w:w="1701" w:type="dxa"/>
                  <w:vMerge/>
                  <w:tcBorders>
                    <w:left w:val="single" w:sz="12" w:space="0" w:color="auto"/>
                    <w:right w:val="single" w:sz="12" w:space="0" w:color="auto"/>
                  </w:tcBorders>
                  <w:shd w:val="pct5" w:color="auto" w:fill="auto"/>
                </w:tcPr>
                <w:p w14:paraId="09AD2856" w14:textId="77777777" w:rsidR="006B67F7" w:rsidRPr="00572E96" w:rsidRDefault="006B67F7" w:rsidP="006B67F7">
                  <w:pPr>
                    <w:rPr>
                      <w:b/>
                      <w:bCs/>
                      <w:color w:val="1F497D"/>
                      <w:u w:val="single"/>
                    </w:rPr>
                  </w:pPr>
                </w:p>
              </w:tc>
              <w:tc>
                <w:tcPr>
                  <w:tcW w:w="1574" w:type="dxa"/>
                  <w:gridSpan w:val="2"/>
                  <w:vMerge/>
                  <w:tcBorders>
                    <w:left w:val="single" w:sz="12" w:space="0" w:color="auto"/>
                  </w:tcBorders>
                </w:tcPr>
                <w:p w14:paraId="52F11952" w14:textId="77777777" w:rsidR="006B67F7" w:rsidRPr="00572E96" w:rsidRDefault="006B67F7" w:rsidP="006B67F7">
                  <w:pPr>
                    <w:rPr>
                      <w:bCs/>
                      <w:color w:val="FF0000"/>
                      <w:u w:val="single"/>
                    </w:rPr>
                  </w:pPr>
                </w:p>
              </w:tc>
              <w:tc>
                <w:tcPr>
                  <w:tcW w:w="342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066553D5" w14:textId="7B4BD2D1" w:rsidR="006B67F7" w:rsidRPr="00572E96" w:rsidRDefault="006B67F7" w:rsidP="00F22356">
                  <w:pPr>
                    <w:pStyle w:val="Paragrafoelenco"/>
                    <w:ind w:left="0"/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</w:pPr>
                  <w:r w:rsidRPr="00572E96"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  <w:t>FENOMENO ELETTRICO</w:t>
                  </w:r>
                  <w:r w:rsidR="001052B0"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  <w:t xml:space="preserve"> (</w:t>
                  </w:r>
                  <w:r w:rsidR="00147841" w:rsidRPr="00F4645E"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  <w:t>sempre a P.R.A.</w:t>
                  </w:r>
                  <w:r w:rsidR="001052B0"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  <w:t>)</w:t>
                  </w:r>
                </w:p>
              </w:tc>
              <w:tc>
                <w:tcPr>
                  <w:tcW w:w="1984" w:type="dxa"/>
                  <w:gridSpan w:val="2"/>
                  <w:vMerge/>
                </w:tcPr>
                <w:p w14:paraId="784DBB36" w14:textId="77777777" w:rsidR="006B67F7" w:rsidRPr="00572E96" w:rsidRDefault="006B67F7" w:rsidP="006B67F7">
                  <w:pPr>
                    <w:rPr>
                      <w:bCs/>
                      <w:color w:val="1F497D"/>
                    </w:rPr>
                  </w:pPr>
                </w:p>
              </w:tc>
            </w:tr>
            <w:tr w:rsidR="006B67F7" w:rsidRPr="00572E96" w14:paraId="0201685B" w14:textId="77777777" w:rsidTr="001B3D99">
              <w:trPr>
                <w:trHeight w:val="22"/>
              </w:trPr>
              <w:tc>
                <w:tcPr>
                  <w:tcW w:w="1701" w:type="dxa"/>
                  <w:vMerge/>
                  <w:tcBorders>
                    <w:left w:val="single" w:sz="12" w:space="0" w:color="auto"/>
                    <w:right w:val="single" w:sz="12" w:space="0" w:color="auto"/>
                  </w:tcBorders>
                  <w:shd w:val="pct5" w:color="auto" w:fill="auto"/>
                </w:tcPr>
                <w:p w14:paraId="704DD859" w14:textId="77777777" w:rsidR="006B67F7" w:rsidRPr="00572E96" w:rsidRDefault="006B67F7" w:rsidP="006B67F7">
                  <w:pPr>
                    <w:rPr>
                      <w:b/>
                      <w:bCs/>
                      <w:color w:val="1F497D"/>
                      <w:u w:val="single"/>
                    </w:rPr>
                  </w:pPr>
                </w:p>
              </w:tc>
              <w:tc>
                <w:tcPr>
                  <w:tcW w:w="1574" w:type="dxa"/>
                  <w:gridSpan w:val="2"/>
                  <w:vMerge/>
                  <w:tcBorders>
                    <w:left w:val="single" w:sz="12" w:space="0" w:color="auto"/>
                  </w:tcBorders>
                </w:tcPr>
                <w:p w14:paraId="7571B415" w14:textId="77777777" w:rsidR="006B67F7" w:rsidRPr="00572E96" w:rsidRDefault="006B67F7" w:rsidP="006B67F7">
                  <w:pPr>
                    <w:rPr>
                      <w:bCs/>
                      <w:color w:val="FF0000"/>
                      <w:u w:val="single"/>
                    </w:rPr>
                  </w:pPr>
                </w:p>
              </w:tc>
              <w:tc>
                <w:tcPr>
                  <w:tcW w:w="342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26167D3F" w14:textId="140B6402" w:rsidR="006B67F7" w:rsidRPr="00572E96" w:rsidRDefault="006B67F7" w:rsidP="00F22356">
                  <w:pPr>
                    <w:pStyle w:val="Paragrafoelenco"/>
                    <w:ind w:left="0"/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</w:pPr>
                  <w:r w:rsidRPr="00572E96"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  <w:t xml:space="preserve">EVENTI </w:t>
                  </w:r>
                  <w:r w:rsidRPr="00F4645E"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  <w:t xml:space="preserve">ATMOSFERICI </w:t>
                  </w:r>
                  <w:r w:rsidR="002326D9" w:rsidRPr="00F4645E"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  <w:t>(</w:t>
                  </w:r>
                  <w:r w:rsidR="001052B0"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  <w:t>PRA/</w:t>
                  </w:r>
                  <w:r w:rsidR="002326D9" w:rsidRPr="00F4645E"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  <w:t>V.I.)</w:t>
                  </w:r>
                </w:p>
              </w:tc>
              <w:tc>
                <w:tcPr>
                  <w:tcW w:w="1984" w:type="dxa"/>
                  <w:gridSpan w:val="2"/>
                  <w:vMerge/>
                </w:tcPr>
                <w:p w14:paraId="47CF97DA" w14:textId="77777777" w:rsidR="006B67F7" w:rsidRPr="00572E96" w:rsidRDefault="006B67F7" w:rsidP="006B67F7">
                  <w:pPr>
                    <w:rPr>
                      <w:b/>
                      <w:bCs/>
                      <w:color w:val="1F497D"/>
                    </w:rPr>
                  </w:pPr>
                </w:p>
              </w:tc>
            </w:tr>
            <w:tr w:rsidR="006B67F7" w:rsidRPr="00572E96" w14:paraId="5F46072B" w14:textId="77777777" w:rsidTr="001B3D99">
              <w:trPr>
                <w:trHeight w:val="22"/>
              </w:trPr>
              <w:tc>
                <w:tcPr>
                  <w:tcW w:w="1701" w:type="dxa"/>
                  <w:vMerge/>
                  <w:tcBorders>
                    <w:left w:val="single" w:sz="12" w:space="0" w:color="auto"/>
                    <w:right w:val="single" w:sz="12" w:space="0" w:color="auto"/>
                  </w:tcBorders>
                  <w:shd w:val="pct5" w:color="auto" w:fill="auto"/>
                </w:tcPr>
                <w:p w14:paraId="0B0D1C97" w14:textId="77777777" w:rsidR="006B67F7" w:rsidRPr="00572E96" w:rsidRDefault="006B67F7" w:rsidP="006B67F7">
                  <w:pPr>
                    <w:rPr>
                      <w:b/>
                      <w:bCs/>
                      <w:color w:val="1F497D"/>
                      <w:u w:val="single"/>
                    </w:rPr>
                  </w:pPr>
                </w:p>
              </w:tc>
              <w:tc>
                <w:tcPr>
                  <w:tcW w:w="1574" w:type="dxa"/>
                  <w:gridSpan w:val="2"/>
                  <w:vMerge/>
                  <w:tcBorders>
                    <w:left w:val="single" w:sz="12" w:space="0" w:color="auto"/>
                  </w:tcBorders>
                </w:tcPr>
                <w:p w14:paraId="110E82CF" w14:textId="77777777" w:rsidR="006B67F7" w:rsidRPr="00572E96" w:rsidRDefault="006B67F7" w:rsidP="006B67F7">
                  <w:pPr>
                    <w:rPr>
                      <w:bCs/>
                      <w:color w:val="FF0000"/>
                      <w:u w:val="single"/>
                    </w:rPr>
                  </w:pPr>
                </w:p>
              </w:tc>
              <w:tc>
                <w:tcPr>
                  <w:tcW w:w="342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74BD0146" w14:textId="473C9FDF" w:rsidR="006B67F7" w:rsidRPr="00572E96" w:rsidRDefault="006B67F7" w:rsidP="00F22356">
                  <w:pPr>
                    <w:pStyle w:val="Paragrafoelenco"/>
                    <w:ind w:left="0"/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</w:pPr>
                  <w:r w:rsidRPr="00572E96"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  <w:t xml:space="preserve">EVENTI SOCIOPOLITICI </w:t>
                  </w:r>
                  <w:r w:rsidR="001052B0" w:rsidRPr="00F4645E"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  <w:t>(</w:t>
                  </w:r>
                  <w:r w:rsidR="001052B0"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  <w:t>PRA/</w:t>
                  </w:r>
                  <w:r w:rsidR="001052B0" w:rsidRPr="00F4645E"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  <w:t>V.I.)</w:t>
                  </w:r>
                </w:p>
              </w:tc>
              <w:tc>
                <w:tcPr>
                  <w:tcW w:w="1984" w:type="dxa"/>
                  <w:gridSpan w:val="2"/>
                  <w:vMerge/>
                </w:tcPr>
                <w:p w14:paraId="11E6D354" w14:textId="77777777" w:rsidR="006B67F7" w:rsidRPr="00572E96" w:rsidRDefault="006B67F7" w:rsidP="006B67F7">
                  <w:pPr>
                    <w:rPr>
                      <w:bCs/>
                      <w:color w:val="1F497D"/>
                    </w:rPr>
                  </w:pPr>
                </w:p>
              </w:tc>
            </w:tr>
            <w:tr w:rsidR="006B67F7" w:rsidRPr="00572E96" w14:paraId="6EF7F475" w14:textId="77777777" w:rsidTr="001B3D99">
              <w:trPr>
                <w:trHeight w:val="446"/>
              </w:trPr>
              <w:tc>
                <w:tcPr>
                  <w:tcW w:w="1701" w:type="dxa"/>
                  <w:vMerge/>
                  <w:tcBorders>
                    <w:left w:val="single" w:sz="12" w:space="0" w:color="auto"/>
                    <w:right w:val="single" w:sz="12" w:space="0" w:color="auto"/>
                  </w:tcBorders>
                  <w:shd w:val="pct5" w:color="auto" w:fill="auto"/>
                </w:tcPr>
                <w:p w14:paraId="1C8DEBAB" w14:textId="77777777" w:rsidR="006B67F7" w:rsidRPr="00572E96" w:rsidRDefault="006B67F7" w:rsidP="006B67F7">
                  <w:pPr>
                    <w:rPr>
                      <w:b/>
                      <w:bCs/>
                      <w:color w:val="1F497D"/>
                      <w:u w:val="single"/>
                    </w:rPr>
                  </w:pPr>
                </w:p>
              </w:tc>
              <w:tc>
                <w:tcPr>
                  <w:tcW w:w="1574" w:type="dxa"/>
                  <w:gridSpan w:val="2"/>
                  <w:vMerge/>
                  <w:tcBorders>
                    <w:left w:val="single" w:sz="12" w:space="0" w:color="auto"/>
                  </w:tcBorders>
                </w:tcPr>
                <w:p w14:paraId="0B96B9F1" w14:textId="77777777" w:rsidR="006B67F7" w:rsidRPr="00572E96" w:rsidRDefault="006B67F7" w:rsidP="006B67F7">
                  <w:pPr>
                    <w:rPr>
                      <w:bCs/>
                      <w:color w:val="FF0000"/>
                      <w:u w:val="single"/>
                    </w:rPr>
                  </w:pPr>
                </w:p>
              </w:tc>
              <w:tc>
                <w:tcPr>
                  <w:tcW w:w="342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30681C95" w14:textId="1C43D558" w:rsidR="006B67F7" w:rsidRPr="00572E96" w:rsidRDefault="006B67F7" w:rsidP="00F22356">
                  <w:pPr>
                    <w:pStyle w:val="Paragrafoelenco"/>
                    <w:ind w:left="0"/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</w:pPr>
                  <w:r w:rsidRPr="00572E96"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  <w:t xml:space="preserve">ATTI </w:t>
                  </w:r>
                  <w:r w:rsidR="00DD793D"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  <w:t xml:space="preserve">DI </w:t>
                  </w:r>
                  <w:r w:rsidRPr="00572E96"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  <w:t>TERRORISMO</w:t>
                  </w:r>
                  <w:r w:rsidR="001052B0"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  <w:t xml:space="preserve"> </w:t>
                  </w:r>
                  <w:r w:rsidR="001052B0" w:rsidRPr="00F4645E"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  <w:t>(</w:t>
                  </w:r>
                  <w:r w:rsidR="001052B0"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  <w:t>PRA/</w:t>
                  </w:r>
                  <w:r w:rsidR="001052B0" w:rsidRPr="00F4645E"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  <w:t>V.I.)</w:t>
                  </w:r>
                </w:p>
              </w:tc>
              <w:tc>
                <w:tcPr>
                  <w:tcW w:w="1984" w:type="dxa"/>
                  <w:gridSpan w:val="2"/>
                  <w:vMerge/>
                </w:tcPr>
                <w:p w14:paraId="251D454A" w14:textId="77777777" w:rsidR="006B67F7" w:rsidRPr="00572E96" w:rsidRDefault="006B67F7" w:rsidP="006B67F7">
                  <w:pPr>
                    <w:rPr>
                      <w:bCs/>
                      <w:color w:val="1F497D"/>
                    </w:rPr>
                  </w:pPr>
                </w:p>
              </w:tc>
            </w:tr>
            <w:tr w:rsidR="006B67F7" w:rsidRPr="00572E96" w14:paraId="0CB2F66E" w14:textId="77777777" w:rsidTr="001B3D99">
              <w:trPr>
                <w:trHeight w:val="22"/>
              </w:trPr>
              <w:tc>
                <w:tcPr>
                  <w:tcW w:w="1701" w:type="dxa"/>
                  <w:vMerge/>
                  <w:tcBorders>
                    <w:left w:val="single" w:sz="12" w:space="0" w:color="auto"/>
                    <w:right w:val="single" w:sz="12" w:space="0" w:color="auto"/>
                  </w:tcBorders>
                  <w:shd w:val="pct5" w:color="auto" w:fill="auto"/>
                </w:tcPr>
                <w:p w14:paraId="396A1EC5" w14:textId="77777777" w:rsidR="006B67F7" w:rsidRPr="00572E96" w:rsidRDefault="006B67F7" w:rsidP="006B67F7">
                  <w:pPr>
                    <w:rPr>
                      <w:b/>
                      <w:bCs/>
                      <w:color w:val="1F497D"/>
                      <w:u w:val="single"/>
                    </w:rPr>
                  </w:pPr>
                </w:p>
              </w:tc>
              <w:tc>
                <w:tcPr>
                  <w:tcW w:w="1574" w:type="dxa"/>
                  <w:gridSpan w:val="2"/>
                  <w:vMerge w:val="restart"/>
                  <w:tcBorders>
                    <w:left w:val="single" w:sz="12" w:space="0" w:color="auto"/>
                  </w:tcBorders>
                </w:tcPr>
                <w:p w14:paraId="372B458E" w14:textId="77777777" w:rsidR="000C1FF0" w:rsidRDefault="000C1FF0" w:rsidP="006B67F7">
                  <w:pPr>
                    <w:rPr>
                      <w:b/>
                      <w:bCs/>
                      <w:color w:val="1F497D"/>
                      <w:u w:val="single"/>
                    </w:rPr>
                  </w:pPr>
                </w:p>
                <w:p w14:paraId="12183833" w14:textId="77777777" w:rsidR="006B67F7" w:rsidRPr="00572E96" w:rsidRDefault="006B67F7" w:rsidP="006B67F7">
                  <w:pPr>
                    <w:rPr>
                      <w:b/>
                      <w:bCs/>
                      <w:color w:val="1F497D"/>
                      <w:u w:val="single"/>
                    </w:rPr>
                  </w:pPr>
                  <w:r w:rsidRPr="00572E96">
                    <w:rPr>
                      <w:b/>
                      <w:bCs/>
                      <w:color w:val="1F497D"/>
                      <w:u w:val="single"/>
                    </w:rPr>
                    <w:t>Opzionali</w:t>
                  </w:r>
                  <w:r w:rsidR="00A35CC4" w:rsidRPr="00572E96">
                    <w:rPr>
                      <w:b/>
                      <w:bCs/>
                      <w:color w:val="1F497D"/>
                      <w:u w:val="single"/>
                    </w:rPr>
                    <w:t xml:space="preserve"> a pagamento</w:t>
                  </w:r>
                </w:p>
                <w:p w14:paraId="4630A750" w14:textId="77777777" w:rsidR="006B67F7" w:rsidRDefault="00A35CC4" w:rsidP="006B67F7">
                  <w:pPr>
                    <w:rPr>
                      <w:b/>
                      <w:bCs/>
                      <w:color w:val="FF0000"/>
                    </w:rPr>
                  </w:pPr>
                  <w:r w:rsidRPr="00572E96">
                    <w:rPr>
                      <w:bCs/>
                      <w:color w:val="FF0000"/>
                    </w:rPr>
                    <w:t>sia per</w:t>
                  </w:r>
                  <w:r w:rsidRPr="00572E96">
                    <w:rPr>
                      <w:b/>
                      <w:bCs/>
                      <w:color w:val="1F497D"/>
                    </w:rPr>
                    <w:t xml:space="preserve"> </w:t>
                  </w:r>
                  <w:r w:rsidR="006B67F7" w:rsidRPr="00572E96">
                    <w:rPr>
                      <w:b/>
                      <w:bCs/>
                      <w:color w:val="FF0000"/>
                    </w:rPr>
                    <w:t>A</w:t>
                  </w:r>
                  <w:r w:rsidR="006B67F7" w:rsidRPr="00572E96">
                    <w:rPr>
                      <w:bCs/>
                      <w:color w:val="FF0000"/>
                    </w:rPr>
                    <w:t xml:space="preserve"> </w:t>
                  </w:r>
                  <w:r w:rsidRPr="00572E96">
                    <w:rPr>
                      <w:bCs/>
                      <w:color w:val="FF0000"/>
                    </w:rPr>
                    <w:t>ch</w:t>
                  </w:r>
                  <w:r w:rsidR="006B67F7" w:rsidRPr="00572E96">
                    <w:rPr>
                      <w:bCs/>
                      <w:color w:val="FF0000"/>
                    </w:rPr>
                    <w:t>e</w:t>
                  </w:r>
                  <w:r w:rsidR="00225245">
                    <w:rPr>
                      <w:bCs/>
                      <w:color w:val="FF0000"/>
                    </w:rPr>
                    <w:t xml:space="preserve"> per</w:t>
                  </w:r>
                  <w:r w:rsidR="006B67F7" w:rsidRPr="00572E96">
                    <w:rPr>
                      <w:bCs/>
                      <w:color w:val="FF0000"/>
                    </w:rPr>
                    <w:t xml:space="preserve"> </w:t>
                  </w:r>
                  <w:r w:rsidR="006B67F7" w:rsidRPr="00572E96">
                    <w:rPr>
                      <w:b/>
                      <w:bCs/>
                      <w:color w:val="FF0000"/>
                    </w:rPr>
                    <w:t>B</w:t>
                  </w:r>
                </w:p>
                <w:p w14:paraId="538F7709" w14:textId="77777777" w:rsidR="00093A59" w:rsidRDefault="00093A59" w:rsidP="006B67F7">
                  <w:pPr>
                    <w:rPr>
                      <w:b/>
                      <w:bCs/>
                      <w:color w:val="FF0000"/>
                    </w:rPr>
                  </w:pPr>
                </w:p>
                <w:p w14:paraId="41D67F58" w14:textId="77777777" w:rsidR="00093A59" w:rsidRDefault="00093A59" w:rsidP="006B67F7">
                  <w:pPr>
                    <w:rPr>
                      <w:b/>
                      <w:bCs/>
                      <w:color w:val="FF0000"/>
                    </w:rPr>
                  </w:pPr>
                </w:p>
                <w:p w14:paraId="5CE01C19" w14:textId="77777777" w:rsidR="00093A59" w:rsidRPr="00572E96" w:rsidRDefault="00093A59" w:rsidP="006B67F7">
                  <w:pPr>
                    <w:rPr>
                      <w:b/>
                      <w:bCs/>
                      <w:color w:val="1F497D"/>
                      <w:u w:val="single"/>
                    </w:rPr>
                  </w:pPr>
                </w:p>
              </w:tc>
              <w:tc>
                <w:tcPr>
                  <w:tcW w:w="342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1CA2CFB7" w14:textId="6F95CAB4" w:rsidR="006B67F7" w:rsidRPr="003A1938" w:rsidRDefault="006B67F7" w:rsidP="00F22356">
                  <w:pPr>
                    <w:pStyle w:val="Paragrafoelenco"/>
                    <w:ind w:left="0"/>
                    <w:rPr>
                      <w:rFonts w:ascii="Calibri" w:hAnsi="Calibri"/>
                      <w:b/>
                      <w:color w:val="4472C4"/>
                      <w:highlight w:val="yellow"/>
                    </w:rPr>
                  </w:pPr>
                  <w:r w:rsidRPr="00F4645E"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  <w:t>ROTTURA LASTRE</w:t>
                  </w:r>
                  <w:r w:rsidR="005B5697" w:rsidRPr="00F4645E"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  <w:t xml:space="preserve"> (sempre a P.R.A.)</w:t>
                  </w:r>
                </w:p>
              </w:tc>
              <w:tc>
                <w:tcPr>
                  <w:tcW w:w="1984" w:type="dxa"/>
                  <w:gridSpan w:val="2"/>
                  <w:vMerge/>
                </w:tcPr>
                <w:p w14:paraId="2D0750C9" w14:textId="77777777" w:rsidR="006B67F7" w:rsidRPr="00572E96" w:rsidRDefault="006B67F7" w:rsidP="006B67F7">
                  <w:pPr>
                    <w:rPr>
                      <w:bCs/>
                      <w:color w:val="1F497D"/>
                    </w:rPr>
                  </w:pPr>
                </w:p>
              </w:tc>
            </w:tr>
            <w:tr w:rsidR="006B67F7" w:rsidRPr="00572E96" w14:paraId="68E62D6E" w14:textId="77777777" w:rsidTr="001B3D99">
              <w:trPr>
                <w:trHeight w:val="22"/>
              </w:trPr>
              <w:tc>
                <w:tcPr>
                  <w:tcW w:w="1701" w:type="dxa"/>
                  <w:vMerge/>
                  <w:tcBorders>
                    <w:left w:val="single" w:sz="12" w:space="0" w:color="auto"/>
                    <w:right w:val="single" w:sz="12" w:space="0" w:color="auto"/>
                  </w:tcBorders>
                  <w:shd w:val="pct5" w:color="auto" w:fill="auto"/>
                </w:tcPr>
                <w:p w14:paraId="48A49168" w14:textId="77777777" w:rsidR="006B67F7" w:rsidRPr="00572E96" w:rsidRDefault="006B67F7" w:rsidP="006B67F7">
                  <w:pPr>
                    <w:rPr>
                      <w:b/>
                      <w:bCs/>
                      <w:color w:val="1F497D"/>
                      <w:u w:val="single"/>
                    </w:rPr>
                  </w:pPr>
                </w:p>
              </w:tc>
              <w:tc>
                <w:tcPr>
                  <w:tcW w:w="1574" w:type="dxa"/>
                  <w:gridSpan w:val="2"/>
                  <w:vMerge/>
                  <w:tcBorders>
                    <w:left w:val="single" w:sz="12" w:space="0" w:color="auto"/>
                  </w:tcBorders>
                </w:tcPr>
                <w:p w14:paraId="6C6B2C81" w14:textId="77777777" w:rsidR="006B67F7" w:rsidRPr="00572E96" w:rsidRDefault="006B67F7" w:rsidP="006B67F7">
                  <w:pPr>
                    <w:rPr>
                      <w:b/>
                      <w:bCs/>
                      <w:color w:val="1F497D"/>
                      <w:u w:val="single"/>
                    </w:rPr>
                  </w:pPr>
                </w:p>
              </w:tc>
              <w:tc>
                <w:tcPr>
                  <w:tcW w:w="342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66973604" w14:textId="25B3F2EA" w:rsidR="006B67F7" w:rsidRPr="00572E96" w:rsidRDefault="006B67F7" w:rsidP="00F22356">
                  <w:pPr>
                    <w:pStyle w:val="Paragrafoelenco"/>
                    <w:ind w:left="0"/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</w:pPr>
                  <w:r w:rsidRPr="00572E96"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  <w:t>ALLAGAMENTO</w:t>
                  </w:r>
                  <w:r w:rsidR="001052B0"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  <w:t xml:space="preserve"> </w:t>
                  </w:r>
                  <w:r w:rsidR="001052B0" w:rsidRPr="00F4645E"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  <w:t>(sempre V.I.</w:t>
                  </w:r>
                  <w:r w:rsidR="00611CF8"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  <w:t xml:space="preserve"> a P.R.A. solo per SA maggiori di 300k</w:t>
                  </w:r>
                  <w:r w:rsidR="001052B0" w:rsidRPr="00F4645E"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  <w:t>)</w:t>
                  </w:r>
                </w:p>
              </w:tc>
              <w:tc>
                <w:tcPr>
                  <w:tcW w:w="1984" w:type="dxa"/>
                  <w:gridSpan w:val="2"/>
                  <w:vMerge/>
                </w:tcPr>
                <w:p w14:paraId="520019AF" w14:textId="77777777" w:rsidR="006B67F7" w:rsidRPr="00572E96" w:rsidRDefault="006B67F7" w:rsidP="006B67F7">
                  <w:pPr>
                    <w:rPr>
                      <w:bCs/>
                      <w:color w:val="1F497D"/>
                    </w:rPr>
                  </w:pPr>
                </w:p>
              </w:tc>
            </w:tr>
            <w:tr w:rsidR="006B67F7" w:rsidRPr="00572E96" w14:paraId="54ECB9DE" w14:textId="77777777" w:rsidTr="001B3D99">
              <w:trPr>
                <w:trHeight w:val="22"/>
              </w:trPr>
              <w:tc>
                <w:tcPr>
                  <w:tcW w:w="1701" w:type="dxa"/>
                  <w:vMerge/>
                  <w:tcBorders>
                    <w:left w:val="single" w:sz="12" w:space="0" w:color="auto"/>
                    <w:right w:val="single" w:sz="12" w:space="0" w:color="auto"/>
                  </w:tcBorders>
                  <w:shd w:val="pct5" w:color="auto" w:fill="auto"/>
                </w:tcPr>
                <w:p w14:paraId="6169D383" w14:textId="77777777" w:rsidR="006B67F7" w:rsidRPr="00572E96" w:rsidRDefault="006B67F7" w:rsidP="006B67F7">
                  <w:pPr>
                    <w:rPr>
                      <w:b/>
                      <w:bCs/>
                      <w:color w:val="1F497D"/>
                      <w:u w:val="single"/>
                    </w:rPr>
                  </w:pPr>
                </w:p>
              </w:tc>
              <w:tc>
                <w:tcPr>
                  <w:tcW w:w="1574" w:type="dxa"/>
                  <w:gridSpan w:val="2"/>
                  <w:vMerge/>
                  <w:tcBorders>
                    <w:left w:val="single" w:sz="12" w:space="0" w:color="auto"/>
                  </w:tcBorders>
                </w:tcPr>
                <w:p w14:paraId="33E440C7" w14:textId="77777777" w:rsidR="006B67F7" w:rsidRPr="00572E96" w:rsidRDefault="006B67F7" w:rsidP="006B67F7">
                  <w:pPr>
                    <w:rPr>
                      <w:bCs/>
                      <w:color w:val="FF0000"/>
                      <w:u w:val="single"/>
                    </w:rPr>
                  </w:pPr>
                </w:p>
              </w:tc>
              <w:tc>
                <w:tcPr>
                  <w:tcW w:w="342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5695D341" w14:textId="13FD35DE" w:rsidR="006B67F7" w:rsidRPr="00572E96" w:rsidRDefault="006B67F7" w:rsidP="00F22356">
                  <w:pPr>
                    <w:pStyle w:val="Paragrafoelenco"/>
                    <w:ind w:left="0"/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</w:pPr>
                  <w:r w:rsidRPr="00F4645E"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  <w:t>ALLUVIONE/INONDAZIONE</w:t>
                  </w:r>
                  <w:r w:rsidR="002326D9" w:rsidRPr="00F4645E"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  <w:t xml:space="preserve"> (</w:t>
                  </w:r>
                  <w:r w:rsidR="00611CF8" w:rsidRPr="00F4645E"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  <w:t>sempre V.I.</w:t>
                  </w:r>
                  <w:r w:rsidR="00611CF8"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  <w:t xml:space="preserve"> a P.R.A. solo per SA maggiori di 300k)</w:t>
                  </w:r>
                </w:p>
              </w:tc>
              <w:tc>
                <w:tcPr>
                  <w:tcW w:w="1984" w:type="dxa"/>
                  <w:gridSpan w:val="2"/>
                  <w:vMerge/>
                </w:tcPr>
                <w:p w14:paraId="4CD650F6" w14:textId="77777777" w:rsidR="006B67F7" w:rsidRPr="00572E96" w:rsidRDefault="006B67F7" w:rsidP="006B67F7">
                  <w:pPr>
                    <w:rPr>
                      <w:bCs/>
                      <w:color w:val="1F497D"/>
                    </w:rPr>
                  </w:pPr>
                </w:p>
              </w:tc>
            </w:tr>
            <w:tr w:rsidR="006B67F7" w:rsidRPr="00572E96" w14:paraId="62C6C7B9" w14:textId="77777777" w:rsidTr="001B3D99">
              <w:trPr>
                <w:trHeight w:val="335"/>
              </w:trPr>
              <w:tc>
                <w:tcPr>
                  <w:tcW w:w="1701" w:type="dxa"/>
                  <w:vMerge/>
                  <w:tcBorders>
                    <w:left w:val="single" w:sz="12" w:space="0" w:color="auto"/>
                    <w:right w:val="single" w:sz="12" w:space="0" w:color="auto"/>
                  </w:tcBorders>
                  <w:shd w:val="pct5" w:color="auto" w:fill="auto"/>
                </w:tcPr>
                <w:p w14:paraId="18A364F3" w14:textId="77777777" w:rsidR="006B67F7" w:rsidRPr="00572E96" w:rsidRDefault="006B67F7" w:rsidP="006B67F7">
                  <w:pPr>
                    <w:rPr>
                      <w:b/>
                      <w:bCs/>
                      <w:color w:val="1F497D"/>
                      <w:u w:val="single"/>
                    </w:rPr>
                  </w:pPr>
                </w:p>
              </w:tc>
              <w:tc>
                <w:tcPr>
                  <w:tcW w:w="1574" w:type="dxa"/>
                  <w:gridSpan w:val="2"/>
                  <w:vMerge/>
                  <w:tcBorders>
                    <w:left w:val="single" w:sz="12" w:space="0" w:color="auto"/>
                  </w:tcBorders>
                </w:tcPr>
                <w:p w14:paraId="4F6475F3" w14:textId="77777777" w:rsidR="006B67F7" w:rsidRPr="00572E96" w:rsidRDefault="006B67F7" w:rsidP="006B67F7">
                  <w:pPr>
                    <w:rPr>
                      <w:bCs/>
                      <w:color w:val="FF0000"/>
                      <w:u w:val="single"/>
                    </w:rPr>
                  </w:pPr>
                </w:p>
              </w:tc>
              <w:tc>
                <w:tcPr>
                  <w:tcW w:w="342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5C0DC38B" w14:textId="1271A99C" w:rsidR="006B67F7" w:rsidRPr="00572E96" w:rsidRDefault="006B67F7" w:rsidP="00F22356">
                  <w:pPr>
                    <w:pStyle w:val="Paragrafoelenco"/>
                    <w:ind w:left="0"/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</w:pPr>
                  <w:r w:rsidRPr="00F4645E"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  <w:t>TERREMOTO</w:t>
                  </w:r>
                  <w:r w:rsidR="002326D9" w:rsidRPr="00F4645E"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  <w:t xml:space="preserve"> (</w:t>
                  </w:r>
                  <w:r w:rsidR="00611CF8" w:rsidRPr="00F4645E"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  <w:t>sempre V.I.</w:t>
                  </w:r>
                  <w:r w:rsidR="00611CF8"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  <w:t xml:space="preserve"> a P.R.A. solo per SA maggiori di 300k</w:t>
                  </w:r>
                  <w:r w:rsidR="002326D9" w:rsidRPr="00F4645E"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  <w:t>)</w:t>
                  </w:r>
                </w:p>
              </w:tc>
              <w:tc>
                <w:tcPr>
                  <w:tcW w:w="1984" w:type="dxa"/>
                  <w:gridSpan w:val="2"/>
                  <w:vMerge/>
                  <w:tcBorders>
                    <w:bottom w:val="single" w:sz="12" w:space="0" w:color="auto"/>
                  </w:tcBorders>
                </w:tcPr>
                <w:p w14:paraId="1713844A" w14:textId="77777777" w:rsidR="006B67F7" w:rsidRPr="00572E96" w:rsidRDefault="006B67F7" w:rsidP="006B67F7">
                  <w:pPr>
                    <w:rPr>
                      <w:bCs/>
                      <w:color w:val="1F497D"/>
                    </w:rPr>
                  </w:pPr>
                </w:p>
              </w:tc>
            </w:tr>
            <w:tr w:rsidR="006B67F7" w:rsidRPr="00572E96" w14:paraId="38293F44" w14:textId="77777777" w:rsidTr="001B3D99">
              <w:trPr>
                <w:trHeight w:val="284"/>
              </w:trPr>
              <w:tc>
                <w:tcPr>
                  <w:tcW w:w="1701" w:type="dxa"/>
                  <w:vMerge/>
                  <w:tcBorders>
                    <w:left w:val="single" w:sz="12" w:space="0" w:color="auto"/>
                    <w:right w:val="single" w:sz="12" w:space="0" w:color="auto"/>
                  </w:tcBorders>
                  <w:shd w:val="pct5" w:color="auto" w:fill="auto"/>
                </w:tcPr>
                <w:p w14:paraId="7EE8F0ED" w14:textId="77777777" w:rsidR="006B67F7" w:rsidRPr="00572E96" w:rsidRDefault="006B67F7" w:rsidP="006B67F7">
                  <w:pPr>
                    <w:rPr>
                      <w:b/>
                      <w:bCs/>
                      <w:color w:val="1F497D"/>
                      <w:u w:val="single"/>
                    </w:rPr>
                  </w:pPr>
                </w:p>
              </w:tc>
              <w:tc>
                <w:tcPr>
                  <w:tcW w:w="1574" w:type="dxa"/>
                  <w:gridSpan w:val="2"/>
                  <w:vMerge/>
                  <w:tcBorders>
                    <w:left w:val="single" w:sz="12" w:space="0" w:color="auto"/>
                    <w:bottom w:val="single" w:sz="12" w:space="0" w:color="auto"/>
                  </w:tcBorders>
                </w:tcPr>
                <w:p w14:paraId="496FA371" w14:textId="77777777" w:rsidR="006B67F7" w:rsidRPr="00572E96" w:rsidRDefault="006B67F7" w:rsidP="006B67F7">
                  <w:pPr>
                    <w:rPr>
                      <w:bCs/>
                      <w:color w:val="FF0000"/>
                      <w:u w:val="single"/>
                    </w:rPr>
                  </w:pPr>
                </w:p>
              </w:tc>
              <w:tc>
                <w:tcPr>
                  <w:tcW w:w="3424" w:type="dxa"/>
                  <w:gridSpan w:val="2"/>
                  <w:tcBorders>
                    <w:top w:val="single" w:sz="4" w:space="0" w:color="auto"/>
                    <w:bottom w:val="single" w:sz="12" w:space="0" w:color="auto"/>
                  </w:tcBorders>
                </w:tcPr>
                <w:p w14:paraId="7C98E9BB" w14:textId="77777777" w:rsidR="005B5697" w:rsidRPr="00707BBA" w:rsidRDefault="00FD24D2" w:rsidP="00F22356">
                  <w:pPr>
                    <w:pStyle w:val="Paragrafoelenco"/>
                    <w:ind w:left="0"/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</w:pPr>
                  <w:r w:rsidRPr="00707BBA"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  <w:t>GUASTO</w:t>
                  </w:r>
                  <w:r w:rsidR="006B67F7" w:rsidRPr="00707BBA"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  <w:t xml:space="preserve"> MACCHINE</w:t>
                  </w:r>
                  <w:r w:rsidR="005B5697" w:rsidRPr="00707BBA"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  <w:t xml:space="preserve"> </w:t>
                  </w:r>
                </w:p>
                <w:p w14:paraId="5ADDFCE4" w14:textId="33614C15" w:rsidR="006B67F7" w:rsidRPr="00572E96" w:rsidRDefault="005B5697" w:rsidP="00F22356">
                  <w:pPr>
                    <w:pStyle w:val="Paragrafoelenco"/>
                    <w:ind w:left="0"/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</w:pPr>
                  <w:r w:rsidRPr="00707BBA"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  <w:t>(sempre a P.R.A.)</w:t>
                  </w:r>
                </w:p>
              </w:tc>
              <w:tc>
                <w:tcPr>
                  <w:tcW w:w="1984" w:type="dxa"/>
                  <w:gridSpan w:val="2"/>
                  <w:vMerge/>
                  <w:tcBorders>
                    <w:bottom w:val="single" w:sz="12" w:space="0" w:color="auto"/>
                  </w:tcBorders>
                </w:tcPr>
                <w:p w14:paraId="113BA4AD" w14:textId="77777777" w:rsidR="006B67F7" w:rsidRPr="00572E96" w:rsidRDefault="006B67F7" w:rsidP="006B67F7">
                  <w:pPr>
                    <w:rPr>
                      <w:bCs/>
                      <w:color w:val="1F497D"/>
                    </w:rPr>
                  </w:pPr>
                </w:p>
              </w:tc>
            </w:tr>
            <w:tr w:rsidR="00EC305B" w:rsidRPr="00572E96" w14:paraId="0BAA8230" w14:textId="77777777" w:rsidTr="005B3A7F">
              <w:trPr>
                <w:trHeight w:val="284"/>
              </w:trPr>
              <w:tc>
                <w:tcPr>
                  <w:tcW w:w="1701" w:type="dxa"/>
                  <w:vMerge/>
                  <w:tcBorders>
                    <w:left w:val="single" w:sz="12" w:space="0" w:color="auto"/>
                    <w:right w:val="single" w:sz="12" w:space="0" w:color="auto"/>
                  </w:tcBorders>
                  <w:shd w:val="pct5" w:color="auto" w:fill="auto"/>
                </w:tcPr>
                <w:p w14:paraId="216CD2F2" w14:textId="77777777" w:rsidR="00EC305B" w:rsidRPr="00572E96" w:rsidRDefault="00EC305B" w:rsidP="006B67F7">
                  <w:pPr>
                    <w:rPr>
                      <w:b/>
                      <w:bCs/>
                      <w:color w:val="1F497D"/>
                      <w:u w:val="single"/>
                    </w:rPr>
                  </w:pPr>
                </w:p>
              </w:tc>
              <w:tc>
                <w:tcPr>
                  <w:tcW w:w="6982" w:type="dxa"/>
                  <w:gridSpan w:val="6"/>
                  <w:tcBorders>
                    <w:left w:val="single" w:sz="12" w:space="0" w:color="auto"/>
                    <w:bottom w:val="single" w:sz="12" w:space="0" w:color="auto"/>
                  </w:tcBorders>
                </w:tcPr>
                <w:p w14:paraId="66E54D14" w14:textId="77777777" w:rsidR="00EC305B" w:rsidRPr="00225245" w:rsidRDefault="00FB0061" w:rsidP="00EC305B">
                  <w:pPr>
                    <w:spacing w:after="160" w:line="259" w:lineRule="auto"/>
                    <w:rPr>
                      <w:bCs/>
                      <w:color w:val="1F497D"/>
                    </w:rPr>
                  </w:pPr>
                  <w:r w:rsidRPr="00FB0061">
                    <w:rPr>
                      <w:b/>
                      <w:bCs/>
                      <w:color w:val="1F497D"/>
                      <w:u w:val="single"/>
                    </w:rPr>
                    <w:t>ATTENZIONE</w:t>
                  </w:r>
                  <w:r w:rsidRPr="00FB0061">
                    <w:rPr>
                      <w:bCs/>
                      <w:color w:val="1F497D"/>
                    </w:rPr>
                    <w:t>:</w:t>
                  </w:r>
                </w:p>
                <w:p w14:paraId="05CAD6D4" w14:textId="78D42FD0" w:rsidR="00EC305B" w:rsidRDefault="00FB0061" w:rsidP="00EC305B">
                  <w:pPr>
                    <w:rPr>
                      <w:bCs/>
                      <w:color w:val="1F497D"/>
                    </w:rPr>
                  </w:pPr>
                  <w:r w:rsidRPr="00FB0061">
                    <w:rPr>
                      <w:bCs/>
                      <w:color w:val="1F497D"/>
                    </w:rPr>
                    <w:t xml:space="preserve">Qualora acquistate per la garanzia principale (INC Fabbricato O rischio locativo), le </w:t>
                  </w:r>
                  <w:r w:rsidRPr="00FB0061">
                    <w:rPr>
                      <w:b/>
                      <w:bCs/>
                      <w:color w:val="1F497D"/>
                    </w:rPr>
                    <w:t>estensioni a pagamento</w:t>
                  </w:r>
                  <w:r w:rsidRPr="00FB0061">
                    <w:rPr>
                      <w:bCs/>
                      <w:color w:val="1F497D"/>
                    </w:rPr>
                    <w:t xml:space="preserve"> di cui sopra vengono “ereditate” anche da INCENDIO CONTENUTO </w:t>
                  </w:r>
                  <w:r w:rsidRPr="00FB0061">
                    <w:rPr>
                      <w:b/>
                      <w:bCs/>
                      <w:color w:val="1F497D"/>
                    </w:rPr>
                    <w:t>ove operante</w:t>
                  </w:r>
                  <w:r w:rsidR="00EC305B" w:rsidRPr="00225245">
                    <w:rPr>
                      <w:bCs/>
                      <w:color w:val="1F497D"/>
                    </w:rPr>
                    <w:t>.</w:t>
                  </w:r>
                </w:p>
                <w:p w14:paraId="7F3B3B8A" w14:textId="7543CFA6" w:rsidR="001052B0" w:rsidRDefault="001052B0" w:rsidP="00EC305B">
                  <w:pPr>
                    <w:rPr>
                      <w:bCs/>
                      <w:color w:val="1F497D"/>
                    </w:rPr>
                  </w:pPr>
                  <w:r>
                    <w:rPr>
                      <w:bCs/>
                      <w:color w:val="1F497D"/>
                    </w:rPr>
                    <w:lastRenderedPageBreak/>
                    <w:t>La formu</w:t>
                  </w:r>
                  <w:r w:rsidR="004A714A">
                    <w:rPr>
                      <w:bCs/>
                      <w:color w:val="1F497D"/>
                    </w:rPr>
                    <w:t>la</w:t>
                  </w:r>
                  <w:r>
                    <w:rPr>
                      <w:bCs/>
                      <w:color w:val="1F497D"/>
                    </w:rPr>
                    <w:t>zione PRA o VI è guidata dalla forma della garanzia Fabbricato o Rischio locativo (</w:t>
                  </w:r>
                  <w:r w:rsidR="00EA1043">
                    <w:rPr>
                      <w:bCs/>
                      <w:color w:val="1F497D"/>
                    </w:rPr>
                    <w:t xml:space="preserve">Il contenuto </w:t>
                  </w:r>
                  <w:r>
                    <w:rPr>
                      <w:bCs/>
                      <w:color w:val="1F497D"/>
                    </w:rPr>
                    <w:t>stand alone</w:t>
                  </w:r>
                  <w:r w:rsidR="00611CF8">
                    <w:rPr>
                      <w:bCs/>
                      <w:color w:val="1F497D"/>
                    </w:rPr>
                    <w:t xml:space="preserve"> solo P.R.A.</w:t>
                  </w:r>
                  <w:r>
                    <w:rPr>
                      <w:bCs/>
                      <w:color w:val="1F497D"/>
                    </w:rPr>
                    <w:t>)</w:t>
                  </w:r>
                </w:p>
                <w:p w14:paraId="51A03F55" w14:textId="77777777" w:rsidR="00225245" w:rsidRPr="00225245" w:rsidRDefault="00225245" w:rsidP="00EC305B">
                  <w:pPr>
                    <w:rPr>
                      <w:bCs/>
                      <w:color w:val="1F497D"/>
                    </w:rPr>
                  </w:pPr>
                </w:p>
              </w:tc>
            </w:tr>
            <w:tr w:rsidR="006B67F7" w:rsidRPr="00572E96" w14:paraId="03C44C04" w14:textId="77777777" w:rsidTr="005B3A7F">
              <w:trPr>
                <w:trHeight w:val="413"/>
              </w:trPr>
              <w:tc>
                <w:tcPr>
                  <w:tcW w:w="1701" w:type="dxa"/>
                  <w:vMerge/>
                  <w:tcBorders>
                    <w:left w:val="single" w:sz="12" w:space="0" w:color="auto"/>
                    <w:right w:val="single" w:sz="12" w:space="0" w:color="auto"/>
                  </w:tcBorders>
                  <w:shd w:val="pct5" w:color="auto" w:fill="auto"/>
                </w:tcPr>
                <w:p w14:paraId="27512AE7" w14:textId="77777777" w:rsidR="006B67F7" w:rsidRPr="00572E96" w:rsidRDefault="006B67F7" w:rsidP="006B67F7">
                  <w:pPr>
                    <w:rPr>
                      <w:b/>
                      <w:bCs/>
                      <w:color w:val="1F497D"/>
                      <w:u w:val="single"/>
                    </w:rPr>
                  </w:pPr>
                </w:p>
              </w:tc>
              <w:tc>
                <w:tcPr>
                  <w:tcW w:w="4998" w:type="dxa"/>
                  <w:gridSpan w:val="4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</w:tcBorders>
                </w:tcPr>
                <w:p w14:paraId="6FE7B3FC" w14:textId="77777777" w:rsidR="006B67F7" w:rsidRPr="00572E96" w:rsidRDefault="006B67F7" w:rsidP="006B67F7">
                  <w:pPr>
                    <w:rPr>
                      <w:b/>
                      <w:bCs/>
                      <w:color w:val="FF0000"/>
                      <w:u w:val="single"/>
                    </w:rPr>
                  </w:pPr>
                  <w:r w:rsidRPr="00572E96">
                    <w:rPr>
                      <w:b/>
                      <w:bCs/>
                      <w:color w:val="FF0000"/>
                      <w:u w:val="single"/>
                    </w:rPr>
                    <w:t>RISCHIO LOCATIVO:</w:t>
                  </w:r>
                </w:p>
                <w:p w14:paraId="26F0C31C" w14:textId="45820F3C" w:rsidR="00651481" w:rsidRPr="00651481" w:rsidRDefault="006B67F7" w:rsidP="00651481">
                  <w:pPr>
                    <w:rPr>
                      <w:bCs/>
                      <w:color w:val="1F497D"/>
                    </w:rPr>
                  </w:pPr>
                  <w:r w:rsidRPr="00651481">
                    <w:rPr>
                      <w:b/>
                      <w:bCs/>
                      <w:color w:val="1F497D"/>
                    </w:rPr>
                    <w:t>Garanzia Principale</w:t>
                  </w:r>
                  <w:r w:rsidR="00651481" w:rsidRPr="00651481">
                    <w:rPr>
                      <w:b/>
                      <w:bCs/>
                      <w:color w:val="1F497D"/>
                    </w:rPr>
                    <w:t xml:space="preserve"> </w:t>
                  </w:r>
                  <w:r w:rsidR="00651481">
                    <w:rPr>
                      <w:b/>
                      <w:bCs/>
                      <w:color w:val="1F497D"/>
                    </w:rPr>
                    <w:t>(</w:t>
                  </w:r>
                  <w:r w:rsidR="00651481" w:rsidRPr="00651481">
                    <w:rPr>
                      <w:bCs/>
                      <w:color w:val="1F497D"/>
                    </w:rPr>
                    <w:t xml:space="preserve">venduta </w:t>
                  </w:r>
                  <w:r w:rsidR="00651481" w:rsidRPr="00FA25BF">
                    <w:rPr>
                      <w:bCs/>
                      <w:color w:val="1F497D"/>
                      <w:u w:val="single"/>
                    </w:rPr>
                    <w:t>sola</w:t>
                  </w:r>
                  <w:r w:rsidR="0013568E">
                    <w:rPr>
                      <w:bCs/>
                      <w:color w:val="1F497D"/>
                      <w:u w:val="single"/>
                    </w:rPr>
                    <w:t xml:space="preserve"> nella</w:t>
                  </w:r>
                  <w:r w:rsidR="00651481" w:rsidRPr="00651481">
                    <w:rPr>
                      <w:bCs/>
                      <w:color w:val="1F497D"/>
                    </w:rPr>
                    <w:t xml:space="preserve"> formula Rischi Nominati</w:t>
                  </w:r>
                  <w:r w:rsidR="00651481">
                    <w:rPr>
                      <w:bCs/>
                      <w:color w:val="1F497D"/>
                    </w:rPr>
                    <w:t>)</w:t>
                  </w:r>
                  <w:r w:rsidR="00FA25BF">
                    <w:rPr>
                      <w:bCs/>
                      <w:color w:val="1F497D"/>
                    </w:rPr>
                    <w:t>.</w:t>
                  </w:r>
                </w:p>
                <w:p w14:paraId="7D79C6AF" w14:textId="77777777" w:rsidR="006B67F7" w:rsidRPr="00572E96" w:rsidRDefault="006B67F7" w:rsidP="006B67F7">
                  <w:pPr>
                    <w:rPr>
                      <w:bCs/>
                      <w:color w:val="1F497D"/>
                    </w:rPr>
                  </w:pPr>
                  <w:r w:rsidRPr="00572E96">
                    <w:rPr>
                      <w:bCs/>
                      <w:color w:val="1F497D"/>
                    </w:rPr>
                    <w:t>(Acquistabile anche singolarmente)</w:t>
                  </w:r>
                </w:p>
                <w:p w14:paraId="43C82CA6" w14:textId="50B8ECD7" w:rsidR="00651481" w:rsidRPr="00F4645E" w:rsidRDefault="00977654" w:rsidP="004B30E6">
                  <w:pPr>
                    <w:rPr>
                      <w:bCs/>
                      <w:color w:val="1F497D"/>
                    </w:rPr>
                  </w:pPr>
                  <w:r w:rsidRPr="00572E96">
                    <w:rPr>
                      <w:bCs/>
                      <w:color w:val="1F497D"/>
                    </w:rPr>
                    <w:t>Valore di ricostruzione a nuovo (</w:t>
                  </w:r>
                  <w:r w:rsidRPr="00F4645E">
                    <w:rPr>
                      <w:bCs/>
                      <w:color w:val="1F497D"/>
                    </w:rPr>
                    <w:t>esclusa area) fino alla Somma Assicurata (</w:t>
                  </w:r>
                  <w:r w:rsidRPr="00F4645E">
                    <w:rPr>
                      <w:b/>
                      <w:bCs/>
                      <w:color w:val="1F497D"/>
                    </w:rPr>
                    <w:t>P.R.A</w:t>
                  </w:r>
                  <w:r w:rsidRPr="00F4645E">
                    <w:rPr>
                      <w:bCs/>
                      <w:color w:val="1F497D"/>
                    </w:rPr>
                    <w:t>.)</w:t>
                  </w:r>
                  <w:r w:rsidR="00B44251" w:rsidRPr="00F4645E">
                    <w:rPr>
                      <w:bCs/>
                      <w:color w:val="1F497D"/>
                    </w:rPr>
                    <w:t xml:space="preserve"> o Valore Intero (</w:t>
                  </w:r>
                  <w:r w:rsidR="00B44251" w:rsidRPr="00F4645E">
                    <w:rPr>
                      <w:b/>
                      <w:color w:val="1F497D"/>
                    </w:rPr>
                    <w:t>V.I.</w:t>
                  </w:r>
                  <w:r w:rsidR="00B44251" w:rsidRPr="00F4645E">
                    <w:rPr>
                      <w:bCs/>
                      <w:color w:val="1F497D"/>
                    </w:rPr>
                    <w:t>)</w:t>
                  </w:r>
                </w:p>
                <w:p w14:paraId="7165A68E" w14:textId="77777777" w:rsidR="00FA25BF" w:rsidRPr="00F4645E" w:rsidRDefault="00FA25BF" w:rsidP="004B30E6">
                  <w:pPr>
                    <w:rPr>
                      <w:bCs/>
                      <w:color w:val="1F497D"/>
                    </w:rPr>
                  </w:pPr>
                </w:p>
                <w:p w14:paraId="63B39603" w14:textId="77777777" w:rsidR="00FA25BF" w:rsidRPr="00F4645E" w:rsidRDefault="00FB0061" w:rsidP="004B30E6">
                  <w:pPr>
                    <w:rPr>
                      <w:bCs/>
                      <w:color w:val="1F497D"/>
                    </w:rPr>
                  </w:pPr>
                  <w:r w:rsidRPr="00F4645E">
                    <w:rPr>
                      <w:b/>
                      <w:bCs/>
                      <w:color w:val="1F497D"/>
                    </w:rPr>
                    <w:t>ATTENZIONE:</w:t>
                  </w:r>
                  <w:r w:rsidR="00FA25BF" w:rsidRPr="00F4645E">
                    <w:rPr>
                      <w:bCs/>
                      <w:color w:val="1F497D"/>
                    </w:rPr>
                    <w:t xml:space="preserve"> </w:t>
                  </w:r>
                </w:p>
                <w:p w14:paraId="7B8ED7D0" w14:textId="77777777" w:rsidR="00FA25BF" w:rsidRPr="00F4645E" w:rsidRDefault="00FA25BF" w:rsidP="004B30E6">
                  <w:pPr>
                    <w:rPr>
                      <w:bCs/>
                      <w:color w:val="1F497D"/>
                    </w:rPr>
                  </w:pPr>
                  <w:r w:rsidRPr="00F4645E">
                    <w:rPr>
                      <w:bCs/>
                      <w:color w:val="1F497D"/>
                    </w:rPr>
                    <w:t>Si precisa che le garanzie Aggiuntive acquistabili per RISCHIO LOCATIVO sono esclusivamente:</w:t>
                  </w:r>
                </w:p>
                <w:p w14:paraId="31FA47E4" w14:textId="41786EC3" w:rsidR="00FA25BF" w:rsidRPr="00B45DD3" w:rsidRDefault="00FA25BF" w:rsidP="00C21F08">
                  <w:pPr>
                    <w:pStyle w:val="Paragrafoelenco"/>
                    <w:numPr>
                      <w:ilvl w:val="0"/>
                      <w:numId w:val="23"/>
                    </w:numPr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</w:pPr>
                  <w:r w:rsidRPr="00B45DD3"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  <w:t>ROTTURA LASTRE</w:t>
                  </w:r>
                  <w:r w:rsidR="005B5697" w:rsidRPr="00B45DD3"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  <w:t xml:space="preserve"> (sempre a P.R.A.)</w:t>
                  </w:r>
                </w:p>
                <w:p w14:paraId="69A4BD15" w14:textId="4916E8C4" w:rsidR="00FA25BF" w:rsidRPr="00707BBA" w:rsidRDefault="00FA25BF" w:rsidP="00C21F08">
                  <w:pPr>
                    <w:pStyle w:val="Paragrafoelenco"/>
                    <w:numPr>
                      <w:ilvl w:val="0"/>
                      <w:numId w:val="23"/>
                    </w:numPr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</w:pPr>
                  <w:r w:rsidRPr="00707BBA"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  <w:t>GUASTO MACCHINE</w:t>
                  </w:r>
                  <w:r w:rsidR="005B5697" w:rsidRPr="00707BBA"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  <w:t xml:space="preserve"> (sempre a P.R.A.)</w:t>
                  </w:r>
                </w:p>
                <w:p w14:paraId="0FE16369" w14:textId="77777777" w:rsidR="00651481" w:rsidRPr="00572E96" w:rsidRDefault="00651481" w:rsidP="00286F48">
                  <w:pPr>
                    <w:rPr>
                      <w:bCs/>
                      <w:color w:val="FF0000"/>
                      <w:u w:val="single"/>
                    </w:rPr>
                  </w:pPr>
                </w:p>
              </w:tc>
              <w:tc>
                <w:tcPr>
                  <w:tcW w:w="1984" w:type="dxa"/>
                  <w:gridSpan w:val="2"/>
                  <w:tcBorders>
                    <w:top w:val="single" w:sz="12" w:space="0" w:color="auto"/>
                    <w:bottom w:val="single" w:sz="12" w:space="0" w:color="auto"/>
                  </w:tcBorders>
                </w:tcPr>
                <w:p w14:paraId="54AF69D7" w14:textId="77777777" w:rsidR="006B67F7" w:rsidRPr="00572E96" w:rsidRDefault="00977654" w:rsidP="006B67F7">
                  <w:pPr>
                    <w:rPr>
                      <w:bCs/>
                      <w:color w:val="1F497D"/>
                    </w:rPr>
                  </w:pPr>
                  <w:r w:rsidRPr="00572E96">
                    <w:rPr>
                      <w:bCs/>
                      <w:color w:val="1F497D"/>
                      <w:u w:val="single"/>
                    </w:rPr>
                    <w:t xml:space="preserve">vedasi massimali </w:t>
                  </w:r>
                  <w:r w:rsidRPr="00572E96">
                    <w:rPr>
                      <w:bCs/>
                      <w:color w:val="1F497D"/>
                    </w:rPr>
                    <w:t>“Incendio Fabbricato”</w:t>
                  </w:r>
                </w:p>
                <w:p w14:paraId="687C4DDF" w14:textId="77777777" w:rsidR="006B67F7" w:rsidRPr="00572E96" w:rsidRDefault="006B67F7" w:rsidP="006B67F7">
                  <w:pPr>
                    <w:rPr>
                      <w:bCs/>
                      <w:color w:val="1F497D"/>
                    </w:rPr>
                  </w:pPr>
                </w:p>
              </w:tc>
            </w:tr>
            <w:tr w:rsidR="006B67F7" w:rsidRPr="00572E96" w14:paraId="4B509471" w14:textId="77777777" w:rsidTr="005B3A7F">
              <w:trPr>
                <w:trHeight w:val="113"/>
              </w:trPr>
              <w:tc>
                <w:tcPr>
                  <w:tcW w:w="1701" w:type="dxa"/>
                  <w:vMerge/>
                  <w:tcBorders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shd w:val="pct5" w:color="auto" w:fill="auto"/>
                </w:tcPr>
                <w:p w14:paraId="1CA4ED6D" w14:textId="77777777" w:rsidR="006B67F7" w:rsidRPr="00572E96" w:rsidRDefault="006B67F7" w:rsidP="006B67F7">
                  <w:pPr>
                    <w:rPr>
                      <w:b/>
                      <w:bCs/>
                      <w:color w:val="1F497D"/>
                      <w:u w:val="single"/>
                    </w:rPr>
                  </w:pPr>
                </w:p>
              </w:tc>
              <w:tc>
                <w:tcPr>
                  <w:tcW w:w="4998" w:type="dxa"/>
                  <w:gridSpan w:val="4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</w:tcBorders>
                </w:tcPr>
                <w:p w14:paraId="7E353C5F" w14:textId="23683648" w:rsidR="006B67F7" w:rsidRPr="00225245" w:rsidRDefault="006B67F7" w:rsidP="006B67F7">
                  <w:pPr>
                    <w:rPr>
                      <w:b/>
                      <w:bCs/>
                      <w:color w:val="FF0000"/>
                      <w:u w:val="single"/>
                    </w:rPr>
                  </w:pPr>
                  <w:r w:rsidRPr="00225245">
                    <w:rPr>
                      <w:b/>
                      <w:bCs/>
                      <w:color w:val="FF0000"/>
                      <w:u w:val="single"/>
                    </w:rPr>
                    <w:t xml:space="preserve">INCENDIO CONTENUTO </w:t>
                  </w:r>
                  <w:r w:rsidRPr="00225245">
                    <w:rPr>
                      <w:b/>
                      <w:bCs/>
                      <w:color w:val="1F497D"/>
                    </w:rPr>
                    <w:t>(</w:t>
                  </w:r>
                  <w:r w:rsidR="00EA1043">
                    <w:rPr>
                      <w:b/>
                      <w:bCs/>
                      <w:color w:val="1F497D"/>
                    </w:rPr>
                    <w:t>Opzionale</w:t>
                  </w:r>
                  <w:r w:rsidRPr="00225245">
                    <w:rPr>
                      <w:b/>
                      <w:bCs/>
                      <w:color w:val="1F497D"/>
                    </w:rPr>
                    <w:t>)</w:t>
                  </w:r>
                </w:p>
                <w:p w14:paraId="5B59F72E" w14:textId="0EE83CED" w:rsidR="006B67F7" w:rsidRDefault="006B67F7" w:rsidP="004B30E6">
                  <w:pPr>
                    <w:rPr>
                      <w:bCs/>
                      <w:color w:val="1F497D"/>
                    </w:rPr>
                  </w:pPr>
                  <w:r w:rsidRPr="00225245">
                    <w:rPr>
                      <w:bCs/>
                      <w:color w:val="1F497D"/>
                    </w:rPr>
                    <w:t xml:space="preserve">Valore di rimpiazzo a </w:t>
                  </w:r>
                  <w:r w:rsidRPr="00F4645E">
                    <w:rPr>
                      <w:bCs/>
                      <w:color w:val="1F497D"/>
                    </w:rPr>
                    <w:t>nuovo fino alla Somma Assicurata (</w:t>
                  </w:r>
                  <w:r w:rsidRPr="00F4645E">
                    <w:rPr>
                      <w:b/>
                      <w:bCs/>
                      <w:color w:val="1F497D"/>
                    </w:rPr>
                    <w:t>P.R.A</w:t>
                  </w:r>
                  <w:r w:rsidRPr="00F4645E">
                    <w:rPr>
                      <w:bCs/>
                      <w:color w:val="1F497D"/>
                    </w:rPr>
                    <w:t>.)</w:t>
                  </w:r>
                  <w:r w:rsidR="00B44251" w:rsidRPr="00F4645E">
                    <w:rPr>
                      <w:bCs/>
                      <w:color w:val="1F497D"/>
                    </w:rPr>
                    <w:t xml:space="preserve"> o Valore Intero (</w:t>
                  </w:r>
                  <w:r w:rsidR="00B44251" w:rsidRPr="00F4645E">
                    <w:rPr>
                      <w:b/>
                      <w:color w:val="1F497D"/>
                    </w:rPr>
                    <w:t>V.I</w:t>
                  </w:r>
                  <w:r w:rsidR="00B44251" w:rsidRPr="003A1938">
                    <w:rPr>
                      <w:b/>
                      <w:color w:val="1F497D"/>
                    </w:rPr>
                    <w:t>.</w:t>
                  </w:r>
                  <w:r w:rsidR="00B44251" w:rsidRPr="00F4645E">
                    <w:rPr>
                      <w:bCs/>
                      <w:color w:val="1F497D"/>
                    </w:rPr>
                    <w:t>)</w:t>
                  </w:r>
                  <w:r w:rsidR="00977654" w:rsidRPr="00F4645E">
                    <w:rPr>
                      <w:bCs/>
                      <w:color w:val="1F497D"/>
                    </w:rPr>
                    <w:t>.</w:t>
                  </w:r>
                </w:p>
                <w:p w14:paraId="7E75F64F" w14:textId="77777777" w:rsidR="003739F2" w:rsidRDefault="003739F2" w:rsidP="004B30E6">
                  <w:pPr>
                    <w:rPr>
                      <w:bCs/>
                      <w:color w:val="1F497D"/>
                    </w:rPr>
                  </w:pPr>
                </w:p>
                <w:p w14:paraId="5769A1DC" w14:textId="2E34B58A" w:rsidR="00F4645E" w:rsidRDefault="003739F2" w:rsidP="004B30E6">
                  <w:pPr>
                    <w:rPr>
                      <w:ins w:id="24" w:author="Mario Silla" w:date="2022-09-12T09:13:00Z"/>
                      <w:bCs/>
                      <w:color w:val="1F497D"/>
                    </w:rPr>
                  </w:pPr>
                  <w:ins w:id="25" w:author="Mario Silla" w:date="2022-09-12T09:13:00Z">
                    <w:r>
                      <w:rPr>
                        <w:bCs/>
                        <w:color w:val="1F497D"/>
                      </w:rPr>
                      <w:t xml:space="preserve">Assicurato il </w:t>
                    </w:r>
                    <w:r w:rsidRPr="003739F2">
                      <w:rPr>
                        <w:bCs/>
                        <w:color w:val="1F497D"/>
                      </w:rPr>
                      <w:t>Contenuto anche di terzi, posto all’interno del Fabbricato</w:t>
                    </w:r>
                    <w:r>
                      <w:rPr>
                        <w:bCs/>
                        <w:color w:val="1F497D"/>
                      </w:rPr>
                      <w:t>.</w:t>
                    </w:r>
                  </w:ins>
                </w:p>
                <w:p w14:paraId="06E611DB" w14:textId="68FF9794" w:rsidR="00F4645E" w:rsidRPr="00225245" w:rsidRDefault="00F4645E" w:rsidP="004B30E6">
                  <w:pPr>
                    <w:rPr>
                      <w:bCs/>
                      <w:color w:val="1F497D"/>
                    </w:rPr>
                  </w:pPr>
                  <w:r>
                    <w:rPr>
                      <w:bCs/>
                      <w:color w:val="1F497D"/>
                    </w:rPr>
                    <w:t xml:space="preserve">Se venduta stand-alone solo a Valore di rimpiazzo a nuovo fino alla Somma Assicurata </w:t>
                  </w:r>
                  <w:r w:rsidRPr="00F4645E">
                    <w:rPr>
                      <w:b/>
                      <w:color w:val="1F497D"/>
                    </w:rPr>
                    <w:t>(P.R.A.)</w:t>
                  </w:r>
                  <w:r>
                    <w:rPr>
                      <w:b/>
                      <w:color w:val="1F497D"/>
                    </w:rPr>
                    <w:t xml:space="preserve"> </w:t>
                  </w:r>
                  <w:r w:rsidR="003C0C9C">
                    <w:rPr>
                      <w:bCs/>
                      <w:color w:val="1F497D"/>
                    </w:rPr>
                    <w:t>con</w:t>
                  </w:r>
                  <w:r w:rsidR="00A25455">
                    <w:rPr>
                      <w:bCs/>
                      <w:color w:val="1F497D"/>
                    </w:rPr>
                    <w:t xml:space="preserve"> </w:t>
                  </w:r>
                  <w:r w:rsidR="00DC59D4">
                    <w:rPr>
                      <w:bCs/>
                      <w:color w:val="1F497D"/>
                    </w:rPr>
                    <w:t>nessun’altra garanzia opzionale acquistabile</w:t>
                  </w:r>
                  <w:r w:rsidR="00EA1043">
                    <w:rPr>
                      <w:bCs/>
                      <w:color w:val="1F497D"/>
                    </w:rPr>
                    <w:t xml:space="preserve"> o garanzie di altre sezioni</w:t>
                  </w:r>
                  <w:r w:rsidR="003C0C9C">
                    <w:rPr>
                      <w:bCs/>
                      <w:color w:val="1F497D"/>
                    </w:rPr>
                    <w:t>.</w:t>
                  </w:r>
                </w:p>
                <w:p w14:paraId="256C847E" w14:textId="77777777" w:rsidR="00FA25BF" w:rsidRPr="00225245" w:rsidRDefault="00FA25BF" w:rsidP="004B30E6">
                  <w:pPr>
                    <w:rPr>
                      <w:bCs/>
                      <w:color w:val="1F497D"/>
                    </w:rPr>
                  </w:pPr>
                </w:p>
                <w:p w14:paraId="4F239503" w14:textId="0799350B" w:rsidR="00FA25BF" w:rsidRPr="00225245" w:rsidRDefault="00FB0061" w:rsidP="004B30E6">
                  <w:pPr>
                    <w:rPr>
                      <w:bCs/>
                      <w:color w:val="1F497D"/>
                    </w:rPr>
                  </w:pPr>
                  <w:r w:rsidRPr="00FB0061">
                    <w:rPr>
                      <w:bCs/>
                      <w:color w:val="1F497D"/>
                    </w:rPr>
                    <w:t>Qualora acquistata questa garanzia opzionale “eredita” le garanzie aggiuntive scelte dalla garanzia principale (INC Fabbricato).</w:t>
                  </w:r>
                </w:p>
                <w:p w14:paraId="2318799F" w14:textId="77777777" w:rsidR="0013568E" w:rsidRPr="00225245" w:rsidRDefault="0013568E" w:rsidP="004B30E6">
                  <w:pPr>
                    <w:rPr>
                      <w:bCs/>
                      <w:color w:val="1F497D"/>
                    </w:rPr>
                  </w:pPr>
                </w:p>
                <w:p w14:paraId="4B1F97A3" w14:textId="3EBEBB2F" w:rsidR="009E75CD" w:rsidRPr="00F4645E" w:rsidRDefault="00FB0061" w:rsidP="004B30E6">
                  <w:pPr>
                    <w:spacing w:after="160" w:line="259" w:lineRule="auto"/>
                    <w:rPr>
                      <w:bCs/>
                      <w:color w:val="1F497D"/>
                    </w:rPr>
                  </w:pPr>
                  <w:r w:rsidRPr="00FB0061">
                    <w:rPr>
                      <w:bCs/>
                      <w:color w:val="1F497D"/>
                    </w:rPr>
                    <w:t xml:space="preserve">Qualora abbinata a Garanzia Principale RISCHIO LOCATIVO, è possibile estendere la sola copertura INCENDIO CONTENUTO (e a valere solo per questa garanzia, vedasi modulo) </w:t>
                  </w:r>
                  <w:r w:rsidRPr="00FB0061">
                    <w:rPr>
                      <w:b/>
                      <w:bCs/>
                      <w:color w:val="1F497D"/>
                      <w:u w:val="single"/>
                    </w:rPr>
                    <w:t>anche</w:t>
                  </w:r>
                  <w:r w:rsidRPr="00FB0061">
                    <w:rPr>
                      <w:bCs/>
                      <w:color w:val="1F497D"/>
                    </w:rPr>
                    <w:t xml:space="preserve"> </w:t>
                  </w:r>
                  <w:r w:rsidRPr="00F4645E">
                    <w:rPr>
                      <w:bCs/>
                      <w:color w:val="1F497D"/>
                    </w:rPr>
                    <w:t>alle ulteriori coperture aggiuntive:</w:t>
                  </w:r>
                </w:p>
                <w:p w14:paraId="3B4864FC" w14:textId="477D7445" w:rsidR="00211E06" w:rsidRPr="00211E06" w:rsidRDefault="00211E06" w:rsidP="00211E06">
                  <w:pPr>
                    <w:pStyle w:val="Paragrafoelenco"/>
                    <w:numPr>
                      <w:ilvl w:val="0"/>
                      <w:numId w:val="23"/>
                    </w:numPr>
                    <w:spacing w:after="160" w:line="259" w:lineRule="auto"/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</w:pPr>
                  <w:r w:rsidRPr="00344D5A"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  <w:t xml:space="preserve">DANNI D’ACQUA </w:t>
                  </w:r>
                  <w:r w:rsidRPr="00F4645E"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  <w:t>(</w:t>
                  </w:r>
                  <w:r w:rsidR="00147841" w:rsidRPr="00F4645E"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  <w:t>sempre a P.R.A.</w:t>
                  </w:r>
                  <w:r w:rsidR="00752EA7"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  <w:t xml:space="preserve">) </w:t>
                  </w:r>
                </w:p>
                <w:p w14:paraId="19364FAC" w14:textId="76130B57" w:rsidR="00211E06" w:rsidRDefault="00211E06" w:rsidP="00C21F08">
                  <w:pPr>
                    <w:pStyle w:val="Paragrafoelenco"/>
                    <w:numPr>
                      <w:ilvl w:val="0"/>
                      <w:numId w:val="23"/>
                    </w:numPr>
                    <w:spacing w:after="160" w:line="259" w:lineRule="auto"/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</w:pPr>
                  <w:r w:rsidRPr="00572E96"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  <w:t>FENOMENO ELETTRICO</w:t>
                  </w:r>
                  <w:r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  <w:t xml:space="preserve"> (</w:t>
                  </w:r>
                  <w:r w:rsidR="00147841" w:rsidRPr="00F4645E"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  <w:t>sempre a P.R.A.</w:t>
                  </w:r>
                  <w:r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  <w:t>)</w:t>
                  </w:r>
                </w:p>
                <w:p w14:paraId="4AA619AF" w14:textId="46CBF301" w:rsidR="00EC305B" w:rsidRPr="00F4645E" w:rsidRDefault="00FB0061" w:rsidP="00C21F08">
                  <w:pPr>
                    <w:pStyle w:val="Paragrafoelenco"/>
                    <w:numPr>
                      <w:ilvl w:val="0"/>
                      <w:numId w:val="23"/>
                    </w:numPr>
                    <w:spacing w:after="160" w:line="259" w:lineRule="auto"/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</w:pPr>
                  <w:r w:rsidRPr="00F4645E"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  <w:t xml:space="preserve">EVENTI ATMOSFERICI </w:t>
                  </w:r>
                  <w:r w:rsidR="00961494"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  <w:t>(PRA / VI)</w:t>
                  </w:r>
                </w:p>
                <w:p w14:paraId="613430F4" w14:textId="5D5E0F25" w:rsidR="00EC305B" w:rsidRPr="00F4645E" w:rsidRDefault="00FB0061" w:rsidP="00C21F08">
                  <w:pPr>
                    <w:pStyle w:val="Paragrafoelenco"/>
                    <w:numPr>
                      <w:ilvl w:val="0"/>
                      <w:numId w:val="23"/>
                    </w:numPr>
                    <w:spacing w:after="160" w:line="259" w:lineRule="auto"/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</w:pPr>
                  <w:r w:rsidRPr="00F4645E"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  <w:t>EVENTI SOCIOPOLITICI</w:t>
                  </w:r>
                  <w:r w:rsidR="001052B0"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  <w:t xml:space="preserve"> (PRA / VI)</w:t>
                  </w:r>
                </w:p>
                <w:p w14:paraId="2A46ED70" w14:textId="44B5FC30" w:rsidR="00EC305B" w:rsidRPr="00225245" w:rsidRDefault="00FB0061" w:rsidP="00C21F08">
                  <w:pPr>
                    <w:pStyle w:val="Paragrafoelenco"/>
                    <w:numPr>
                      <w:ilvl w:val="0"/>
                      <w:numId w:val="23"/>
                    </w:numPr>
                    <w:spacing w:after="160" w:line="259" w:lineRule="auto"/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</w:pPr>
                  <w:r w:rsidRPr="00FB0061"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  <w:t>ATTI DI TERRORISMO</w:t>
                  </w:r>
                  <w:r w:rsidR="001052B0"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  <w:t xml:space="preserve"> (PRA / VI)</w:t>
                  </w:r>
                </w:p>
                <w:p w14:paraId="7E0FB1A2" w14:textId="6823F062" w:rsidR="00EC305B" w:rsidRPr="00F4645E" w:rsidRDefault="00FB0061" w:rsidP="00C21F08">
                  <w:pPr>
                    <w:pStyle w:val="Paragrafoelenco"/>
                    <w:numPr>
                      <w:ilvl w:val="0"/>
                      <w:numId w:val="23"/>
                    </w:numPr>
                    <w:spacing w:after="160" w:line="259" w:lineRule="auto"/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</w:pPr>
                  <w:r w:rsidRPr="00F4645E"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  <w:t xml:space="preserve">TERREMOTO </w:t>
                  </w:r>
                  <w:r w:rsidR="002326D9" w:rsidRPr="00F4645E"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  <w:t>(</w:t>
                  </w:r>
                  <w:r w:rsidR="00DB3C22" w:rsidRPr="00F4645E"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  <w:t>sempre V.I.</w:t>
                  </w:r>
                  <w:r w:rsidR="00DB3C22"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  <w:t xml:space="preserve"> a P.R.A. solo per SA</w:t>
                  </w:r>
                  <w:r w:rsidR="00DC59D4"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  <w:t xml:space="preserve"> Fabbricato</w:t>
                  </w:r>
                  <w:r w:rsidR="00DB3C22"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  <w:t xml:space="preserve"> maggiori di 300k</w:t>
                  </w:r>
                  <w:r w:rsidR="002326D9" w:rsidRPr="00F4645E"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  <w:t>)</w:t>
                  </w:r>
                </w:p>
                <w:p w14:paraId="425CCACB" w14:textId="2411D96F" w:rsidR="00F4645E" w:rsidRDefault="00FB0061" w:rsidP="00C21F08">
                  <w:pPr>
                    <w:pStyle w:val="Paragrafoelenco"/>
                    <w:numPr>
                      <w:ilvl w:val="0"/>
                      <w:numId w:val="23"/>
                    </w:numPr>
                    <w:spacing w:after="160" w:line="259" w:lineRule="auto"/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</w:pPr>
                  <w:r w:rsidRPr="00F4645E"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  <w:t>ALLUVIONE/ INONDAZIONE</w:t>
                  </w:r>
                  <w:r w:rsidR="002326D9" w:rsidRPr="00F4645E"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  <w:t xml:space="preserve"> </w:t>
                  </w:r>
                  <w:r w:rsidR="00DB3C22"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  <w:t>(</w:t>
                  </w:r>
                  <w:r w:rsidR="00DB3C22" w:rsidRPr="00F4645E"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  <w:t>sempre V.I.</w:t>
                  </w:r>
                  <w:r w:rsidR="00DB3C22"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  <w:t xml:space="preserve"> a P.R.A. solo per SA</w:t>
                  </w:r>
                  <w:r w:rsidR="00DC59D4"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  <w:t xml:space="preserve"> Fabbricato</w:t>
                  </w:r>
                  <w:r w:rsidR="00DB3C22"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  <w:t xml:space="preserve"> maggiori di 300k</w:t>
                  </w:r>
                  <w:r w:rsidR="002326D9" w:rsidRPr="00F4645E"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  <w:t>)</w:t>
                  </w:r>
                </w:p>
                <w:p w14:paraId="4604AD3F" w14:textId="77777777" w:rsidR="00302F56" w:rsidRPr="00147841" w:rsidRDefault="00FB0061" w:rsidP="003A1938">
                  <w:pPr>
                    <w:pStyle w:val="Paragrafoelenco"/>
                    <w:numPr>
                      <w:ilvl w:val="0"/>
                      <w:numId w:val="23"/>
                    </w:numPr>
                    <w:spacing w:after="160" w:line="259" w:lineRule="auto"/>
                    <w:rPr>
                      <w:rFonts w:ascii="Calibri" w:hAnsi="Calibri"/>
                      <w:b/>
                      <w:color w:val="4472C4"/>
                    </w:rPr>
                  </w:pPr>
                  <w:r w:rsidRPr="00F4645E"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  <w:t>ALLAGAMENTO</w:t>
                  </w:r>
                  <w:r w:rsidR="00961494"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  <w:t xml:space="preserve"> (</w:t>
                  </w:r>
                  <w:r w:rsidR="003C0C9C" w:rsidRPr="00F4645E"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  <w:t>sempre V.I.</w:t>
                  </w:r>
                  <w:r w:rsidR="003C0C9C"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  <w:t xml:space="preserve"> a P.R.A. solo per SA </w:t>
                  </w:r>
                  <w:r w:rsidR="00DC59D4"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  <w:t xml:space="preserve">Fabbricato </w:t>
                  </w:r>
                  <w:r w:rsidR="003C0C9C"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  <w:t>maggiori di 300k</w:t>
                  </w:r>
                  <w:r w:rsidR="00961494"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  <w:t>)</w:t>
                  </w:r>
                </w:p>
                <w:p w14:paraId="1E0BDB74" w14:textId="4E1E275E" w:rsidR="00147841" w:rsidRPr="00147841" w:rsidRDefault="00752EA7" w:rsidP="00147841">
                  <w:pPr>
                    <w:rPr>
                      <w:rFonts w:ascii="Calibri" w:hAnsi="Calibri"/>
                      <w:b/>
                      <w:color w:val="4472C4"/>
                    </w:rPr>
                  </w:pPr>
                  <w:r>
                    <w:rPr>
                      <w:rFonts w:ascii="Calibri" w:hAnsi="Calibri"/>
                      <w:b/>
                      <w:color w:val="4472C4"/>
                    </w:rPr>
                    <w:t>N.B. la garanzia DANNI D’ACQUA per la partita Contenuto non comprende la garanzia “</w:t>
                  </w:r>
                  <w:r w:rsidRPr="00752EA7">
                    <w:rPr>
                      <w:rFonts w:ascii="Calibri" w:hAnsi="Calibri"/>
                      <w:b/>
                      <w:color w:val="4472C4"/>
                    </w:rPr>
                    <w:t xml:space="preserve">Ricerca e </w:t>
                  </w:r>
                  <w:r w:rsidRPr="00752EA7">
                    <w:rPr>
                      <w:rFonts w:ascii="Calibri" w:hAnsi="Calibri"/>
                      <w:b/>
                      <w:color w:val="4472C4"/>
                    </w:rPr>
                    <w:lastRenderedPageBreak/>
                    <w:t>Riparazione Guasto</w:t>
                  </w:r>
                  <w:r>
                    <w:rPr>
                      <w:rFonts w:ascii="Calibri" w:hAnsi="Calibri"/>
                      <w:b/>
                      <w:color w:val="4472C4"/>
                    </w:rPr>
                    <w:t>” se non è stata acquistata la garanzia Incendio Fabbricato.</w:t>
                  </w:r>
                </w:p>
              </w:tc>
              <w:tc>
                <w:tcPr>
                  <w:tcW w:w="1984" w:type="dxa"/>
                  <w:gridSpan w:val="2"/>
                  <w:tcBorders>
                    <w:top w:val="single" w:sz="12" w:space="0" w:color="auto"/>
                    <w:bottom w:val="single" w:sz="12" w:space="0" w:color="auto"/>
                  </w:tcBorders>
                </w:tcPr>
                <w:p w14:paraId="775DD809" w14:textId="77777777" w:rsidR="0094409C" w:rsidRPr="00572E96" w:rsidRDefault="0094409C" w:rsidP="0094409C">
                  <w:pPr>
                    <w:rPr>
                      <w:b/>
                      <w:bCs/>
                      <w:color w:val="1F497D"/>
                    </w:rPr>
                  </w:pPr>
                  <w:r w:rsidRPr="00572E96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  <w:lang w:eastAsia="it-IT"/>
                    </w:rPr>
                    <w:lastRenderedPageBreak/>
                    <w:t>(</w:t>
                  </w:r>
                  <w:r w:rsidRPr="00572E96">
                    <w:rPr>
                      <w:b/>
                      <w:bCs/>
                      <w:color w:val="1F497D"/>
                    </w:rPr>
                    <w:t>Massimali/</w:t>
                  </w:r>
                </w:p>
                <w:p w14:paraId="6635BC6A" w14:textId="77777777" w:rsidR="0094409C" w:rsidRPr="00572E96" w:rsidRDefault="0094409C" w:rsidP="0094409C">
                  <w:pPr>
                    <w:rPr>
                      <w:b/>
                      <w:bCs/>
                      <w:color w:val="1F497D"/>
                    </w:rPr>
                  </w:pPr>
                  <w:r w:rsidRPr="00572E96">
                    <w:rPr>
                      <w:b/>
                      <w:bCs/>
                      <w:color w:val="1F497D"/>
                    </w:rPr>
                    <w:t>Sotto limiti:</w:t>
                  </w:r>
                </w:p>
                <w:p w14:paraId="5B6BA2C7" w14:textId="050D6604" w:rsidR="001F02E8" w:rsidRPr="003A1938" w:rsidRDefault="0094409C" w:rsidP="0094409C">
                  <w:pPr>
                    <w:rPr>
                      <w:color w:val="FF0000"/>
                    </w:rPr>
                  </w:pPr>
                  <w:r w:rsidRPr="00572E96">
                    <w:rPr>
                      <w:b/>
                      <w:bCs/>
                      <w:color w:val="1F497D"/>
                    </w:rPr>
                    <w:t xml:space="preserve">Vedi </w:t>
                  </w:r>
                  <w:r w:rsidRPr="00572E96">
                    <w:rPr>
                      <w:b/>
                      <w:bCs/>
                      <w:color w:val="FF0000"/>
                      <w:u w:val="single"/>
                    </w:rPr>
                    <w:t>Allegato 1</w:t>
                  </w:r>
                </w:p>
              </w:tc>
            </w:tr>
            <w:tr w:rsidR="0044082B" w:rsidRPr="00572E96" w14:paraId="29B334C7" w14:textId="77777777" w:rsidTr="005B3A7F">
              <w:trPr>
                <w:trHeight w:val="113"/>
              </w:trPr>
              <w:tc>
                <w:tcPr>
                  <w:tcW w:w="1701" w:type="dxa"/>
                  <w:tcBorders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shd w:val="pct5" w:color="auto" w:fill="auto"/>
                </w:tcPr>
                <w:p w14:paraId="713F2563" w14:textId="77777777" w:rsidR="0044082B" w:rsidRPr="00572E96" w:rsidRDefault="0044082B" w:rsidP="0044082B">
                  <w:pPr>
                    <w:rPr>
                      <w:b/>
                      <w:bCs/>
                      <w:color w:val="1F497D"/>
                      <w:u w:val="single"/>
                    </w:rPr>
                  </w:pPr>
                </w:p>
              </w:tc>
              <w:tc>
                <w:tcPr>
                  <w:tcW w:w="4998" w:type="dxa"/>
                  <w:gridSpan w:val="4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</w:tcBorders>
                </w:tcPr>
                <w:p w14:paraId="1E8A4871" w14:textId="2618787F" w:rsidR="0044082B" w:rsidRPr="00225245" w:rsidRDefault="0044082B" w:rsidP="0044082B">
                  <w:pPr>
                    <w:rPr>
                      <w:b/>
                      <w:bCs/>
                      <w:color w:val="FF0000"/>
                      <w:u w:val="single"/>
                    </w:rPr>
                  </w:pPr>
                  <w:commentRangeStart w:id="26"/>
                  <w:r w:rsidRPr="00572E96">
                    <w:rPr>
                      <w:b/>
                      <w:bCs/>
                      <w:color w:val="1F497D"/>
                      <w:u w:val="single"/>
                    </w:rPr>
                    <w:t xml:space="preserve">ESTENSIONE </w:t>
                  </w:r>
                  <w:r>
                    <w:rPr>
                      <w:b/>
                      <w:bCs/>
                      <w:color w:val="1F497D"/>
                      <w:u w:val="single"/>
                    </w:rPr>
                    <w:t>(a pagamento)</w:t>
                  </w:r>
                  <w:r w:rsidRPr="00572E96">
                    <w:rPr>
                      <w:b/>
                      <w:bCs/>
                      <w:color w:val="1F497D"/>
                    </w:rPr>
                    <w:t xml:space="preserve">: </w:t>
                  </w:r>
                  <w:r w:rsidRPr="00572E96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  <w:lang w:eastAsia="it-IT"/>
                    </w:rPr>
                    <w:t>Ricorso Terzi Da Incendio</w:t>
                  </w:r>
                  <w:r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  <w:lang w:eastAsia="it-IT"/>
                    </w:rPr>
                    <w:t xml:space="preserve"> (RT incendio opera </w:t>
                  </w:r>
                  <w:r w:rsidR="001D65A3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  <w:lang w:eastAsia="it-IT"/>
                    </w:rPr>
                    <w:t>con assicurato fabbricato</w:t>
                  </w:r>
                  <w:ins w:id="27" w:author="Mario Silla" w:date="2022-09-12T09:13:00Z">
                    <w:r w:rsidR="003F5848">
                      <w:rPr>
                        <w:rFonts w:ascii="Calibri" w:eastAsia="Times New Roman" w:hAnsi="Calibri" w:cs="Calibri"/>
                        <w:b/>
                        <w:bCs/>
                        <w:color w:val="4472C4"/>
                        <w:sz w:val="20"/>
                        <w:lang w:eastAsia="it-IT"/>
                      </w:rPr>
                      <w:t xml:space="preserve"> e </w:t>
                    </w:r>
                    <w:r w:rsidR="003F5848" w:rsidRPr="003F5848">
                      <w:rPr>
                        <w:rFonts w:ascii="Calibri" w:eastAsia="Times New Roman" w:hAnsi="Calibri" w:cs="Calibri"/>
                        <w:b/>
                        <w:bCs/>
                        <w:color w:val="4472C4"/>
                        <w:sz w:val="20"/>
                        <w:lang w:eastAsia="it-IT"/>
                      </w:rPr>
                      <w:t>nel caso di Rischio locativo con Contenuto</w:t>
                    </w:r>
                  </w:ins>
                  <w:r w:rsidR="00EA1043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  <w:lang w:eastAsia="it-IT"/>
                    </w:rPr>
                    <w:t>)</w:t>
                  </w:r>
                  <w:commentRangeEnd w:id="26"/>
                  <w:r w:rsidR="005616BF">
                    <w:rPr>
                      <w:rStyle w:val="Rimandocommento"/>
                    </w:rPr>
                    <w:commentReference w:id="26"/>
                  </w:r>
                </w:p>
              </w:tc>
              <w:tc>
                <w:tcPr>
                  <w:tcW w:w="1984" w:type="dxa"/>
                  <w:gridSpan w:val="2"/>
                  <w:tcBorders>
                    <w:top w:val="single" w:sz="12" w:space="0" w:color="auto"/>
                    <w:bottom w:val="single" w:sz="12" w:space="0" w:color="auto"/>
                  </w:tcBorders>
                </w:tcPr>
                <w:p w14:paraId="12B4EAE1" w14:textId="77777777" w:rsidR="0044082B" w:rsidRPr="00572E96" w:rsidRDefault="0044082B" w:rsidP="0044082B">
                  <w:pPr>
                    <w:rPr>
                      <w:b/>
                      <w:bCs/>
                      <w:color w:val="1F497D"/>
                    </w:rPr>
                  </w:pPr>
                  <w:r w:rsidRPr="00572E96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  <w:lang w:eastAsia="it-IT"/>
                    </w:rPr>
                    <w:t>(</w:t>
                  </w:r>
                  <w:r w:rsidRPr="00572E96">
                    <w:rPr>
                      <w:b/>
                      <w:bCs/>
                      <w:color w:val="1F497D"/>
                    </w:rPr>
                    <w:t>Massimali/</w:t>
                  </w:r>
                </w:p>
                <w:p w14:paraId="41A37C46" w14:textId="77777777" w:rsidR="0044082B" w:rsidRPr="00572E96" w:rsidRDefault="0044082B" w:rsidP="0044082B">
                  <w:pPr>
                    <w:rPr>
                      <w:b/>
                      <w:bCs/>
                      <w:color w:val="1F497D"/>
                    </w:rPr>
                  </w:pPr>
                  <w:r w:rsidRPr="00572E96">
                    <w:rPr>
                      <w:b/>
                      <w:bCs/>
                      <w:color w:val="1F497D"/>
                    </w:rPr>
                    <w:t>Sotto limiti:</w:t>
                  </w:r>
                </w:p>
                <w:p w14:paraId="3A09EC18" w14:textId="37E36EA9" w:rsidR="0044082B" w:rsidRPr="00572E96" w:rsidRDefault="0044082B" w:rsidP="0044082B">
                  <w:pPr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  <w:lang w:eastAsia="it-IT"/>
                    </w:rPr>
                  </w:pPr>
                  <w:r w:rsidRPr="00572E96">
                    <w:rPr>
                      <w:b/>
                      <w:bCs/>
                      <w:color w:val="1F497D"/>
                    </w:rPr>
                    <w:t xml:space="preserve">Vedi </w:t>
                  </w:r>
                  <w:r w:rsidRPr="00572E96">
                    <w:rPr>
                      <w:b/>
                      <w:bCs/>
                      <w:color w:val="FF0000"/>
                      <w:u w:val="single"/>
                    </w:rPr>
                    <w:t>Allegato 1</w:t>
                  </w:r>
                </w:p>
              </w:tc>
            </w:tr>
            <w:tr w:rsidR="0044082B" w:rsidRPr="00572E96" w14:paraId="6EFBF8AF" w14:textId="77777777" w:rsidTr="005B3A7F">
              <w:trPr>
                <w:trHeight w:val="113"/>
              </w:trPr>
              <w:tc>
                <w:tcPr>
                  <w:tcW w:w="8683" w:type="dxa"/>
                  <w:gridSpan w:val="7"/>
                  <w:tcBorders>
                    <w:top w:val="single" w:sz="12" w:space="0" w:color="auto"/>
                    <w:left w:val="nil"/>
                    <w:bottom w:val="single" w:sz="12" w:space="0" w:color="auto"/>
                    <w:right w:val="nil"/>
                  </w:tcBorders>
                  <w:shd w:val="clear" w:color="auto" w:fill="FFFFFF" w:themeFill="background1"/>
                </w:tcPr>
                <w:p w14:paraId="6D5B9F52" w14:textId="77777777" w:rsidR="0044082B" w:rsidRPr="00572E96" w:rsidRDefault="0044082B" w:rsidP="0044082B">
                  <w:pPr>
                    <w:rPr>
                      <w:bCs/>
                      <w:color w:val="1F497D"/>
                    </w:rPr>
                  </w:pPr>
                </w:p>
              </w:tc>
            </w:tr>
            <w:tr w:rsidR="0044082B" w:rsidRPr="00572E96" w14:paraId="7E17891B" w14:textId="77777777" w:rsidTr="005B3A7F">
              <w:trPr>
                <w:gridAfter w:val="1"/>
                <w:wAfter w:w="13" w:type="dxa"/>
                <w:trHeight w:val="194"/>
              </w:trPr>
              <w:tc>
                <w:tcPr>
                  <w:tcW w:w="1861" w:type="dxa"/>
                  <w:gridSpan w:val="2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shd w:val="pct12" w:color="auto" w:fill="auto"/>
                </w:tcPr>
                <w:p w14:paraId="538040FE" w14:textId="77777777" w:rsidR="0044082B" w:rsidRPr="00572E96" w:rsidRDefault="0044082B" w:rsidP="0044082B">
                  <w:pPr>
                    <w:rPr>
                      <w:bCs/>
                      <w:color w:val="1F497D"/>
                    </w:rPr>
                  </w:pPr>
                  <w:r w:rsidRPr="00572E96">
                    <w:rPr>
                      <w:b/>
                      <w:bCs/>
                      <w:color w:val="1F497D"/>
                    </w:rPr>
                    <w:t>SEZIONE</w:t>
                  </w:r>
                  <w:r w:rsidRPr="00572E96">
                    <w:rPr>
                      <w:bCs/>
                      <w:color w:val="1F497D"/>
                    </w:rPr>
                    <w:t xml:space="preserve"> </w:t>
                  </w:r>
                  <w:r w:rsidRPr="00572E96">
                    <w:rPr>
                      <w:b/>
                      <w:bCs/>
                      <w:color w:val="FF0000"/>
                    </w:rPr>
                    <w:t>B</w:t>
                  </w:r>
                  <w:r w:rsidRPr="00572E96">
                    <w:rPr>
                      <w:bCs/>
                      <w:color w:val="1F497D"/>
                    </w:rPr>
                    <w:t>)</w:t>
                  </w:r>
                </w:p>
              </w:tc>
              <w:tc>
                <w:tcPr>
                  <w:tcW w:w="4683" w:type="dxa"/>
                  <w:gridSpan w:val="2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shd w:val="pct12" w:color="auto" w:fill="auto"/>
                </w:tcPr>
                <w:p w14:paraId="7A4A2E01" w14:textId="77777777" w:rsidR="0044082B" w:rsidRPr="00572E96" w:rsidRDefault="0044082B" w:rsidP="0044082B">
                  <w:pPr>
                    <w:rPr>
                      <w:bCs/>
                      <w:color w:val="1F497D"/>
                    </w:rPr>
                  </w:pPr>
                  <w:r w:rsidRPr="00572E96">
                    <w:rPr>
                      <w:bCs/>
                      <w:color w:val="1F497D"/>
                    </w:rPr>
                    <w:t>GARANZIA</w:t>
                  </w:r>
                </w:p>
              </w:tc>
              <w:tc>
                <w:tcPr>
                  <w:tcW w:w="2126" w:type="dxa"/>
                  <w:gridSpan w:val="2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shd w:val="pct12" w:color="auto" w:fill="auto"/>
                </w:tcPr>
                <w:p w14:paraId="0AD3E57C" w14:textId="77777777" w:rsidR="0044082B" w:rsidRPr="00572E96" w:rsidRDefault="0044082B" w:rsidP="0044082B">
                  <w:pPr>
                    <w:rPr>
                      <w:bCs/>
                      <w:color w:val="1F497D"/>
                    </w:rPr>
                  </w:pPr>
                  <w:r w:rsidRPr="00572E96">
                    <w:rPr>
                      <w:bCs/>
                      <w:color w:val="1F497D"/>
                    </w:rPr>
                    <w:t>MASSIMALI</w:t>
                  </w:r>
                </w:p>
              </w:tc>
            </w:tr>
            <w:tr w:rsidR="0044082B" w:rsidRPr="00572E96" w14:paraId="158AE007" w14:textId="77777777" w:rsidTr="005B3A7F">
              <w:trPr>
                <w:gridAfter w:val="1"/>
                <w:wAfter w:w="13" w:type="dxa"/>
                <w:trHeight w:val="40"/>
              </w:trPr>
              <w:tc>
                <w:tcPr>
                  <w:tcW w:w="1861" w:type="dxa"/>
                  <w:gridSpan w:val="2"/>
                  <w:vMerge w:val="restart"/>
                  <w:tcBorders>
                    <w:top w:val="single" w:sz="12" w:space="0" w:color="auto"/>
                    <w:left w:val="single" w:sz="12" w:space="0" w:color="auto"/>
                    <w:right w:val="single" w:sz="12" w:space="0" w:color="auto"/>
                  </w:tcBorders>
                  <w:shd w:val="pct5" w:color="auto" w:fill="auto"/>
                </w:tcPr>
                <w:p w14:paraId="67F3C073" w14:textId="77777777" w:rsidR="0044082B" w:rsidRPr="00572E96" w:rsidRDefault="0044082B" w:rsidP="0044082B">
                  <w:pPr>
                    <w:rPr>
                      <w:bCs/>
                      <w:color w:val="1F497D"/>
                    </w:rPr>
                  </w:pPr>
                </w:p>
                <w:p w14:paraId="0D2AEE7F" w14:textId="77777777" w:rsidR="0044082B" w:rsidRPr="00572E96" w:rsidRDefault="0044082B" w:rsidP="0044082B">
                  <w:pPr>
                    <w:rPr>
                      <w:b/>
                      <w:bCs/>
                      <w:color w:val="1F497D"/>
                    </w:rPr>
                  </w:pPr>
                  <w:r w:rsidRPr="00572E96">
                    <w:rPr>
                      <w:b/>
                      <w:bCs/>
                      <w:color w:val="1F497D"/>
                    </w:rPr>
                    <w:t>RESPONSABILITA’ CIVILE TERZI</w:t>
                  </w:r>
                  <w:r w:rsidRPr="00572E96" w:rsidDel="00B970DC">
                    <w:rPr>
                      <w:b/>
                      <w:bCs/>
                      <w:color w:val="1F497D"/>
                    </w:rPr>
                    <w:t xml:space="preserve"> </w:t>
                  </w:r>
                </w:p>
                <w:p w14:paraId="430C3522" w14:textId="77777777" w:rsidR="0044082B" w:rsidRPr="00572E96" w:rsidRDefault="0044082B" w:rsidP="0044082B">
                  <w:pPr>
                    <w:jc w:val="center"/>
                    <w:rPr>
                      <w:bCs/>
                      <w:color w:val="1F497D"/>
                      <w:u w:val="single"/>
                    </w:rPr>
                  </w:pPr>
                </w:p>
              </w:tc>
              <w:tc>
                <w:tcPr>
                  <w:tcW w:w="4683" w:type="dxa"/>
                  <w:gridSpan w:val="2"/>
                  <w:tcBorders>
                    <w:top w:val="single" w:sz="12" w:space="0" w:color="auto"/>
                    <w:left w:val="single" w:sz="12" w:space="0" w:color="auto"/>
                    <w:bottom w:val="double" w:sz="4" w:space="0" w:color="auto"/>
                  </w:tcBorders>
                </w:tcPr>
                <w:p w14:paraId="465F3FA1" w14:textId="77777777" w:rsidR="0044082B" w:rsidRPr="00572E96" w:rsidRDefault="0044082B" w:rsidP="0044082B">
                  <w:pPr>
                    <w:rPr>
                      <w:bCs/>
                      <w:color w:val="1F497D"/>
                    </w:rPr>
                  </w:pPr>
                  <w:r w:rsidRPr="00572E96">
                    <w:rPr>
                      <w:b/>
                      <w:bCs/>
                      <w:color w:val="FF0000"/>
                      <w:u w:val="single"/>
                    </w:rPr>
                    <w:t>Responsabilità civile verso terzi (RCT)</w:t>
                  </w:r>
                  <w:r w:rsidRPr="00572E96">
                    <w:rPr>
                      <w:bCs/>
                      <w:color w:val="1F497D"/>
                    </w:rPr>
                    <w:t xml:space="preserve">: </w:t>
                  </w:r>
                </w:p>
                <w:p w14:paraId="4F18DB01" w14:textId="77777777" w:rsidR="0044082B" w:rsidRPr="00572E96" w:rsidRDefault="0044082B" w:rsidP="0044082B">
                  <w:pPr>
                    <w:rPr>
                      <w:b/>
                      <w:bCs/>
                      <w:color w:val="1F497D"/>
                    </w:rPr>
                  </w:pPr>
                  <w:r w:rsidRPr="00572E96">
                    <w:rPr>
                      <w:b/>
                      <w:bCs/>
                      <w:color w:val="1F497D"/>
                    </w:rPr>
                    <w:t>Garanzia</w:t>
                  </w:r>
                  <w:r w:rsidRPr="00572E96">
                    <w:rPr>
                      <w:bCs/>
                      <w:color w:val="1F497D"/>
                    </w:rPr>
                    <w:t xml:space="preserve"> </w:t>
                  </w:r>
                  <w:r w:rsidRPr="00572E96">
                    <w:rPr>
                      <w:b/>
                      <w:bCs/>
                      <w:color w:val="1F497D"/>
                    </w:rPr>
                    <w:t xml:space="preserve">Principale </w:t>
                  </w:r>
                </w:p>
                <w:p w14:paraId="07969533" w14:textId="77777777" w:rsidR="0044082B" w:rsidRPr="00572E96" w:rsidRDefault="0044082B" w:rsidP="0044082B">
                  <w:pPr>
                    <w:rPr>
                      <w:bCs/>
                      <w:color w:val="1F497D"/>
                    </w:rPr>
                  </w:pPr>
                  <w:r w:rsidRPr="00572E96">
                    <w:rPr>
                      <w:bCs/>
                      <w:color w:val="1F497D"/>
                    </w:rPr>
                    <w:t>(Acquistabile anche singolarmente)</w:t>
                  </w:r>
                </w:p>
                <w:p w14:paraId="0A8C81DE" w14:textId="2426F35E" w:rsidR="00211E06" w:rsidRDefault="0044082B" w:rsidP="00286F48">
                  <w:pPr>
                    <w:rPr>
                      <w:b/>
                      <w:bCs/>
                      <w:color w:val="1F497D"/>
                    </w:rPr>
                  </w:pPr>
                  <w:r w:rsidRPr="00572E96">
                    <w:rPr>
                      <w:bCs/>
                      <w:i/>
                      <w:color w:val="1F497D"/>
                    </w:rPr>
                    <w:t>Danni a terzi durante l’esercizio dell’attività</w:t>
                  </w:r>
                </w:p>
                <w:p w14:paraId="0553248F" w14:textId="77777777" w:rsidR="00286F48" w:rsidRPr="00286F48" w:rsidRDefault="00286F48" w:rsidP="00286F48">
                  <w:pPr>
                    <w:rPr>
                      <w:b/>
                      <w:bCs/>
                      <w:color w:val="1F497D"/>
                    </w:rPr>
                  </w:pPr>
                </w:p>
                <w:p w14:paraId="1BB3B7D7" w14:textId="77777777" w:rsidR="0044082B" w:rsidRDefault="0044082B" w:rsidP="0044082B">
                  <w:pPr>
                    <w:rPr>
                      <w:bCs/>
                      <w:color w:val="1F497D"/>
                    </w:rPr>
                  </w:pPr>
                  <w:r w:rsidRPr="00572E96">
                    <w:rPr>
                      <w:b/>
                      <w:bCs/>
                      <w:color w:val="1F497D"/>
                    </w:rPr>
                    <w:t>Inclusiva (non a pagamento):</w:t>
                  </w:r>
                  <w:r w:rsidRPr="00572E96">
                    <w:rPr>
                      <w:bCs/>
                      <w:color w:val="1F497D"/>
                    </w:rPr>
                    <w:t xml:space="preserve"> </w:t>
                  </w:r>
                </w:p>
                <w:p w14:paraId="58A071AB" w14:textId="77777777" w:rsidR="0044082B" w:rsidRDefault="0044082B" w:rsidP="0044082B">
                  <w:pPr>
                    <w:pStyle w:val="Paragrafoelenco"/>
                    <w:numPr>
                      <w:ilvl w:val="0"/>
                      <w:numId w:val="28"/>
                    </w:numPr>
                    <w:ind w:left="459" w:right="-212" w:hanging="283"/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</w:rPr>
                  </w:pPr>
                  <w:r w:rsidRPr="00A46AF8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</w:rPr>
                    <w:t>danni a veicoli di terzi e prestatori di lavoro</w:t>
                  </w:r>
                </w:p>
                <w:p w14:paraId="1E35A0AA" w14:textId="77777777" w:rsidR="0044082B" w:rsidRDefault="0044082B" w:rsidP="0044082B">
                  <w:pPr>
                    <w:pStyle w:val="Paragrafoelenco"/>
                    <w:numPr>
                      <w:ilvl w:val="0"/>
                      <w:numId w:val="28"/>
                    </w:numPr>
                    <w:ind w:left="459" w:right="-212" w:hanging="283"/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</w:rPr>
                  </w:pPr>
                  <w:r w:rsidRPr="00A46AF8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</w:rPr>
                    <w:t>Cose in consegna e custodia</w:t>
                  </w:r>
                </w:p>
                <w:p w14:paraId="0A6150AF" w14:textId="77777777" w:rsidR="0044082B" w:rsidRDefault="0044082B" w:rsidP="0044082B">
                  <w:pPr>
                    <w:pStyle w:val="Paragrafoelenco"/>
                    <w:numPr>
                      <w:ilvl w:val="0"/>
                      <w:numId w:val="28"/>
                    </w:numPr>
                    <w:ind w:left="459" w:right="-212" w:hanging="283"/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</w:rPr>
                  </w:pPr>
                  <w:r w:rsidRPr="00A46AF8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</w:rPr>
                    <w:t>Danni alle cose che si trovano nell'ambito di esecuzione dei lavori</w:t>
                  </w:r>
                </w:p>
                <w:p w14:paraId="52610285" w14:textId="77777777" w:rsidR="0044082B" w:rsidRDefault="0044082B" w:rsidP="0044082B">
                  <w:pPr>
                    <w:pStyle w:val="Paragrafoelenco"/>
                    <w:numPr>
                      <w:ilvl w:val="0"/>
                      <w:numId w:val="28"/>
                    </w:numPr>
                    <w:ind w:left="459" w:right="-212" w:hanging="283"/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</w:rPr>
                  </w:pPr>
                  <w:r w:rsidRPr="00A46AF8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</w:rPr>
                    <w:t>Cose di terzi sollevate caricate scaricate movimentate trasportate o rimorchiate</w:t>
                  </w:r>
                </w:p>
                <w:p w14:paraId="6EAA83F4" w14:textId="77777777" w:rsidR="0044082B" w:rsidRDefault="0044082B" w:rsidP="0044082B">
                  <w:pPr>
                    <w:pStyle w:val="Paragrafoelenco"/>
                    <w:numPr>
                      <w:ilvl w:val="0"/>
                      <w:numId w:val="28"/>
                    </w:numPr>
                    <w:ind w:left="459" w:right="-212" w:hanging="283"/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</w:rPr>
                  </w:pPr>
                  <w:r w:rsidRPr="00A46AF8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</w:rPr>
                    <w:t>Mezzi di trasporto sotto carico e scarico</w:t>
                  </w:r>
                </w:p>
                <w:p w14:paraId="1E95071A" w14:textId="77777777" w:rsidR="0044082B" w:rsidRDefault="0044082B" w:rsidP="0044082B">
                  <w:pPr>
                    <w:pStyle w:val="Paragrafoelenco"/>
                    <w:numPr>
                      <w:ilvl w:val="0"/>
                      <w:numId w:val="28"/>
                    </w:numPr>
                    <w:ind w:left="459" w:right="-212" w:hanging="283"/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</w:rPr>
                  </w:pPr>
                  <w:r w:rsidRPr="00A46AF8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</w:rPr>
                    <w:t>Danni da sospensione interruzione di attività</w:t>
                  </w:r>
                </w:p>
                <w:p w14:paraId="5726A2DA" w14:textId="77777777" w:rsidR="0044082B" w:rsidRPr="003A1938" w:rsidRDefault="0044082B" w:rsidP="0044082B">
                  <w:pPr>
                    <w:pStyle w:val="Paragrafoelenco"/>
                    <w:numPr>
                      <w:ilvl w:val="0"/>
                      <w:numId w:val="28"/>
                    </w:numPr>
                    <w:ind w:left="459" w:right="-212" w:hanging="283"/>
                    <w:rPr>
                      <w:b/>
                      <w:u w:val="single"/>
                    </w:rPr>
                  </w:pPr>
                  <w:r w:rsidRPr="00A46AF8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</w:rPr>
                    <w:t>Responsabilità</w:t>
                  </w:r>
                  <w:r w:rsidRPr="004619D3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</w:rPr>
                    <w:t xml:space="preserve"> </w:t>
                  </w:r>
                  <w:r w:rsidRPr="00FB0061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</w:rPr>
                    <w:t>civile smercio</w:t>
                  </w:r>
                </w:p>
                <w:p w14:paraId="663EEC73" w14:textId="77777777" w:rsidR="002230F2" w:rsidRPr="008F471E" w:rsidRDefault="002230F2" w:rsidP="002230F2">
                  <w:pPr>
                    <w:pStyle w:val="Paragrafoelenco"/>
                    <w:numPr>
                      <w:ilvl w:val="0"/>
                      <w:numId w:val="28"/>
                    </w:numPr>
                    <w:ind w:left="459" w:right="-212" w:hanging="283"/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</w:rPr>
                  </w:pPr>
                  <w:r w:rsidRPr="008F471E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</w:rPr>
                    <w:t>RC committenza autoveicoli</w:t>
                  </w:r>
                </w:p>
                <w:p w14:paraId="1701E2ED" w14:textId="77777777" w:rsidR="002230F2" w:rsidRPr="008F471E" w:rsidRDefault="002230F2" w:rsidP="002230F2">
                  <w:pPr>
                    <w:pStyle w:val="Paragrafoelenco"/>
                    <w:numPr>
                      <w:ilvl w:val="0"/>
                      <w:numId w:val="28"/>
                    </w:numPr>
                    <w:ind w:left="459" w:right="-212" w:hanging="283"/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</w:rPr>
                  </w:pPr>
                  <w:r w:rsidRPr="008F471E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</w:rPr>
                    <w:t>RC personale addetti</w:t>
                  </w:r>
                </w:p>
                <w:p w14:paraId="5C102286" w14:textId="77777777" w:rsidR="002230F2" w:rsidRPr="008F471E" w:rsidRDefault="002230F2" w:rsidP="002230F2">
                  <w:pPr>
                    <w:pStyle w:val="Paragrafoelenco"/>
                    <w:numPr>
                      <w:ilvl w:val="0"/>
                      <w:numId w:val="28"/>
                    </w:numPr>
                    <w:ind w:left="459" w:right="-212" w:hanging="283"/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</w:rPr>
                  </w:pPr>
                  <w:r w:rsidRPr="008F471E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</w:rPr>
                    <w:t>RC attività commercio ambulante</w:t>
                  </w:r>
                </w:p>
                <w:p w14:paraId="720958ED" w14:textId="77777777" w:rsidR="002230F2" w:rsidRPr="008F471E" w:rsidRDefault="002230F2" w:rsidP="002230F2">
                  <w:pPr>
                    <w:pStyle w:val="Paragrafoelenco"/>
                    <w:numPr>
                      <w:ilvl w:val="0"/>
                      <w:numId w:val="28"/>
                    </w:numPr>
                    <w:ind w:left="459" w:right="-212" w:hanging="283"/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</w:rPr>
                  </w:pPr>
                  <w:r w:rsidRPr="008F471E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</w:rPr>
                    <w:t>RC lavori presso terzi</w:t>
                  </w:r>
                </w:p>
                <w:p w14:paraId="563E33CE" w14:textId="0D783219" w:rsidR="002230F2" w:rsidRDefault="002230F2" w:rsidP="003A1938">
                  <w:pPr>
                    <w:pStyle w:val="Paragrafoelenco"/>
                    <w:ind w:left="459" w:right="-212"/>
                    <w:rPr>
                      <w:b/>
                      <w:u w:val="single"/>
                    </w:rPr>
                  </w:pPr>
                </w:p>
              </w:tc>
              <w:tc>
                <w:tcPr>
                  <w:tcW w:w="2126" w:type="dxa"/>
                  <w:gridSpan w:val="2"/>
                  <w:tcBorders>
                    <w:top w:val="single" w:sz="12" w:space="0" w:color="auto"/>
                    <w:bottom w:val="single" w:sz="12" w:space="0" w:color="auto"/>
                    <w:right w:val="single" w:sz="12" w:space="0" w:color="auto"/>
                  </w:tcBorders>
                </w:tcPr>
                <w:p w14:paraId="7164A5C4" w14:textId="77777777" w:rsidR="0044082B" w:rsidRPr="00572E96" w:rsidRDefault="0044082B" w:rsidP="0044082B">
                  <w:pPr>
                    <w:rPr>
                      <w:b/>
                      <w:bCs/>
                      <w:color w:val="1F497D"/>
                    </w:rPr>
                  </w:pPr>
                  <w:r w:rsidRPr="00572E96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  <w:lang w:eastAsia="it-IT"/>
                    </w:rPr>
                    <w:t>(</w:t>
                  </w:r>
                  <w:r w:rsidRPr="00572E96">
                    <w:rPr>
                      <w:b/>
                      <w:bCs/>
                      <w:color w:val="1F497D"/>
                    </w:rPr>
                    <w:t>Massimali/</w:t>
                  </w:r>
                </w:p>
                <w:p w14:paraId="3D383B47" w14:textId="77777777" w:rsidR="0044082B" w:rsidRPr="00572E96" w:rsidRDefault="0044082B" w:rsidP="0044082B">
                  <w:pPr>
                    <w:rPr>
                      <w:b/>
                      <w:bCs/>
                      <w:color w:val="1F497D"/>
                    </w:rPr>
                  </w:pPr>
                  <w:r w:rsidRPr="00572E96">
                    <w:rPr>
                      <w:b/>
                      <w:bCs/>
                      <w:color w:val="1F497D"/>
                    </w:rPr>
                    <w:t>Sotto limiti:</w:t>
                  </w:r>
                </w:p>
                <w:p w14:paraId="7F4502D7" w14:textId="3146DC00" w:rsidR="0044082B" w:rsidRDefault="0044082B" w:rsidP="0044082B">
                  <w:pPr>
                    <w:rPr>
                      <w:b/>
                      <w:u w:val="single"/>
                    </w:rPr>
                  </w:pPr>
                  <w:r w:rsidRPr="00572E96">
                    <w:rPr>
                      <w:b/>
                      <w:bCs/>
                      <w:color w:val="1F497D"/>
                    </w:rPr>
                    <w:t xml:space="preserve">Vedi </w:t>
                  </w:r>
                  <w:r w:rsidRPr="00572E96">
                    <w:rPr>
                      <w:b/>
                      <w:bCs/>
                      <w:color w:val="FF0000"/>
                      <w:u w:val="single"/>
                    </w:rPr>
                    <w:t>Allegato 1</w:t>
                  </w:r>
                </w:p>
              </w:tc>
            </w:tr>
            <w:tr w:rsidR="0044082B" w:rsidRPr="00572E96" w14:paraId="39C9133F" w14:textId="77777777" w:rsidTr="005B3A7F">
              <w:trPr>
                <w:gridAfter w:val="1"/>
                <w:wAfter w:w="13" w:type="dxa"/>
                <w:trHeight w:val="1179"/>
              </w:trPr>
              <w:tc>
                <w:tcPr>
                  <w:tcW w:w="1861" w:type="dxa"/>
                  <w:gridSpan w:val="2"/>
                  <w:vMerge/>
                  <w:tcBorders>
                    <w:top w:val="single" w:sz="12" w:space="0" w:color="auto"/>
                    <w:left w:val="single" w:sz="12" w:space="0" w:color="auto"/>
                    <w:right w:val="single" w:sz="12" w:space="0" w:color="auto"/>
                  </w:tcBorders>
                  <w:shd w:val="pct5" w:color="auto" w:fill="auto"/>
                </w:tcPr>
                <w:p w14:paraId="0BC13201" w14:textId="77777777" w:rsidR="0044082B" w:rsidRPr="00572E96" w:rsidRDefault="0044082B" w:rsidP="0044082B">
                  <w:pPr>
                    <w:rPr>
                      <w:bCs/>
                      <w:color w:val="1F497D"/>
                    </w:rPr>
                  </w:pPr>
                </w:p>
              </w:tc>
              <w:tc>
                <w:tcPr>
                  <w:tcW w:w="4683" w:type="dxa"/>
                  <w:gridSpan w:val="2"/>
                  <w:tcBorders>
                    <w:top w:val="single" w:sz="12" w:space="0" w:color="auto"/>
                    <w:left w:val="single" w:sz="12" w:space="0" w:color="auto"/>
                    <w:bottom w:val="double" w:sz="4" w:space="0" w:color="auto"/>
                  </w:tcBorders>
                </w:tcPr>
                <w:p w14:paraId="0DA81274" w14:textId="77777777" w:rsidR="0044082B" w:rsidRPr="004A46FF" w:rsidRDefault="0044082B" w:rsidP="0044082B">
                  <w:pPr>
                    <w:rPr>
                      <w:b/>
                      <w:bCs/>
                      <w:color w:val="FF0000"/>
                    </w:rPr>
                  </w:pPr>
                  <w:r w:rsidRPr="004A46FF">
                    <w:rPr>
                      <w:bCs/>
                      <w:color w:val="FF0000"/>
                      <w:u w:val="single"/>
                    </w:rPr>
                    <w:t xml:space="preserve">Estensioni </w:t>
                  </w:r>
                  <w:r w:rsidRPr="004A46FF">
                    <w:rPr>
                      <w:b/>
                      <w:bCs/>
                      <w:color w:val="FF0000"/>
                      <w:u w:val="single"/>
                    </w:rPr>
                    <w:t>opzionali</w:t>
                  </w:r>
                  <w:r w:rsidRPr="004A46FF">
                    <w:rPr>
                      <w:bCs/>
                      <w:color w:val="FF0000"/>
                      <w:u w:val="single"/>
                    </w:rPr>
                    <w:t xml:space="preserve"> </w:t>
                  </w:r>
                  <w:r w:rsidRPr="00572E96">
                    <w:rPr>
                      <w:bCs/>
                      <w:color w:val="FF0000"/>
                      <w:u w:val="single"/>
                    </w:rPr>
                    <w:t>(</w:t>
                  </w:r>
                  <w:r w:rsidRPr="004A46FF">
                    <w:rPr>
                      <w:bCs/>
                      <w:color w:val="FF0000"/>
                      <w:u w:val="single"/>
                    </w:rPr>
                    <w:t>a pagamento</w:t>
                  </w:r>
                  <w:r w:rsidRPr="00572E96">
                    <w:rPr>
                      <w:bCs/>
                      <w:color w:val="FF0000"/>
                      <w:u w:val="single"/>
                    </w:rPr>
                    <w:t>)</w:t>
                  </w:r>
                  <w:r w:rsidRPr="004A46FF">
                    <w:rPr>
                      <w:bCs/>
                      <w:color w:val="FF0000"/>
                    </w:rPr>
                    <w:t xml:space="preserve"> della GARANZIA </w:t>
                  </w:r>
                  <w:r w:rsidRPr="004A46FF">
                    <w:rPr>
                      <w:b/>
                      <w:bCs/>
                      <w:color w:val="FF0000"/>
                    </w:rPr>
                    <w:t xml:space="preserve"> R.C.T.</w:t>
                  </w:r>
                </w:p>
                <w:p w14:paraId="03D8A790" w14:textId="77777777" w:rsidR="0044082B" w:rsidRDefault="0044082B" w:rsidP="0044082B">
                  <w:pPr>
                    <w:pStyle w:val="Paragrafoelenco"/>
                    <w:numPr>
                      <w:ilvl w:val="0"/>
                      <w:numId w:val="27"/>
                    </w:numPr>
                    <w:ind w:left="459" w:right="-212" w:hanging="498"/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</w:rPr>
                  </w:pPr>
                  <w:r w:rsidRPr="00803DE4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</w:rPr>
                    <w:t xml:space="preserve">DANNI AI VEICOLI IN CONSEGNA E CUSTODIA </w:t>
                  </w:r>
                </w:p>
                <w:p w14:paraId="29A0F45D" w14:textId="77777777" w:rsidR="0044082B" w:rsidRDefault="0044082B" w:rsidP="0044082B">
                  <w:pPr>
                    <w:pStyle w:val="Paragrafoelenco"/>
                    <w:numPr>
                      <w:ilvl w:val="0"/>
                      <w:numId w:val="27"/>
                    </w:numPr>
                    <w:ind w:left="459" w:right="-212" w:hanging="498"/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</w:rPr>
                  </w:pPr>
                  <w:r w:rsidRPr="007C7A7F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</w:rPr>
                    <w:t xml:space="preserve">RESPONSABILITÀ CIVILE POSTUMA OFFICINE </w:t>
                  </w:r>
                </w:p>
                <w:p w14:paraId="1ECB5E57" w14:textId="77777777" w:rsidR="0044082B" w:rsidRDefault="0044082B" w:rsidP="0044082B">
                  <w:pPr>
                    <w:pStyle w:val="Paragrafoelenco"/>
                    <w:numPr>
                      <w:ilvl w:val="0"/>
                      <w:numId w:val="27"/>
                    </w:numPr>
                    <w:ind w:left="459" w:right="-212" w:hanging="498"/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  <w:u w:val="single"/>
                    </w:rPr>
                  </w:pPr>
                  <w:r w:rsidRPr="007C7A7F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</w:rPr>
                    <w:t xml:space="preserve">RESPONSABILITÀ CIVILE POSTUMA 12 MESI </w:t>
                  </w:r>
                  <w:r w:rsidRPr="00FB0061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</w:rPr>
                    <w:t>(</w:t>
                  </w:r>
                  <w:r w:rsidRPr="00FB0061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  <w:u w:val="single"/>
                    </w:rPr>
                    <w:t xml:space="preserve">non </w:t>
                  </w:r>
                </w:p>
                <w:p w14:paraId="7AEEFF2D" w14:textId="77777777" w:rsidR="0044082B" w:rsidRDefault="0044082B" w:rsidP="0044082B">
                  <w:pPr>
                    <w:ind w:left="459" w:right="-212"/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  <w:u w:val="single"/>
                    </w:rPr>
                  </w:pPr>
                  <w:r w:rsidRPr="00FB0061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  <w:u w:val="single"/>
                    </w:rPr>
                    <w:t>valido per settore edile)</w:t>
                  </w:r>
                </w:p>
                <w:p w14:paraId="3DC05DCE" w14:textId="77777777" w:rsidR="0044082B" w:rsidRDefault="0044082B" w:rsidP="0044082B">
                  <w:pPr>
                    <w:pStyle w:val="Paragrafoelenco"/>
                    <w:numPr>
                      <w:ilvl w:val="0"/>
                      <w:numId w:val="27"/>
                    </w:numPr>
                    <w:ind w:left="459" w:right="-212" w:hanging="498"/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</w:rPr>
                  </w:pPr>
                  <w:r w:rsidRPr="007C7A7F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</w:rPr>
                    <w:t>RESPONSABILITÀ CIVILE POSTUMA D.M.37/2008</w:t>
                  </w:r>
                </w:p>
                <w:p w14:paraId="17DB7670" w14:textId="77777777" w:rsidR="0044082B" w:rsidRDefault="0044082B" w:rsidP="0044082B">
                  <w:pPr>
                    <w:pStyle w:val="Paragrafoelenco"/>
                    <w:numPr>
                      <w:ilvl w:val="0"/>
                      <w:numId w:val="27"/>
                    </w:numPr>
                    <w:ind w:left="459" w:right="-212" w:hanging="498"/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</w:rPr>
                  </w:pPr>
                  <w:r w:rsidRPr="007C7A7F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</w:rPr>
                    <w:t>DANNI DA FURTO</w:t>
                  </w:r>
                </w:p>
                <w:p w14:paraId="595B6EEB" w14:textId="77777777" w:rsidR="0044082B" w:rsidRDefault="0044082B" w:rsidP="0044082B">
                  <w:pPr>
                    <w:pStyle w:val="Paragrafoelenco"/>
                    <w:numPr>
                      <w:ilvl w:val="0"/>
                      <w:numId w:val="27"/>
                    </w:numPr>
                    <w:ind w:left="459" w:right="-212" w:hanging="498"/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</w:rPr>
                  </w:pPr>
                  <w:r w:rsidRPr="007C7A7F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</w:rPr>
                    <w:t>DANNI ALLE COSE sulle quali</w:t>
                  </w:r>
                  <w:r w:rsidRPr="00572E96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</w:rPr>
                    <w:t xml:space="preserve"> si eseguono i lavori</w:t>
                  </w:r>
                </w:p>
                <w:p w14:paraId="23BB0B1C" w14:textId="54AF2572" w:rsidR="0044082B" w:rsidRPr="00572E96" w:rsidRDefault="00844A5B" w:rsidP="00844A5B">
                  <w:pPr>
                    <w:rPr>
                      <w:b/>
                      <w:bCs/>
                      <w:color w:val="FF0000"/>
                      <w:u w:val="single"/>
                    </w:rPr>
                  </w:pPr>
                  <w:r w:rsidRPr="002C06F3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</w:rPr>
                    <w:t>7</w:t>
                  </w:r>
                  <w:r w:rsidR="00822C24" w:rsidRPr="002C06F3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</w:rPr>
                    <w:t>.</w:t>
                  </w:r>
                  <w:r w:rsidRPr="002C06F3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</w:rPr>
                    <w:t xml:space="preserve">      </w:t>
                  </w:r>
                  <w:r w:rsidR="005E7083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</w:rPr>
                    <w:t xml:space="preserve"> </w:t>
                  </w:r>
                  <w:r w:rsidR="00822C24" w:rsidRPr="002C06F3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</w:rPr>
                    <w:t xml:space="preserve">RC </w:t>
                  </w:r>
                  <w:r w:rsidRPr="002C06F3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</w:rPr>
                    <w:t>IMPRESA EDILE</w:t>
                  </w:r>
                </w:p>
              </w:tc>
              <w:tc>
                <w:tcPr>
                  <w:tcW w:w="2126" w:type="dxa"/>
                  <w:gridSpan w:val="2"/>
                  <w:tcBorders>
                    <w:top w:val="single" w:sz="12" w:space="0" w:color="auto"/>
                    <w:bottom w:val="single" w:sz="12" w:space="0" w:color="auto"/>
                    <w:right w:val="single" w:sz="12" w:space="0" w:color="auto"/>
                  </w:tcBorders>
                </w:tcPr>
                <w:p w14:paraId="59A5ED90" w14:textId="77777777" w:rsidR="0044082B" w:rsidRDefault="0044082B" w:rsidP="0044082B">
                  <w:pPr>
                    <w:rPr>
                      <w:b/>
                      <w:bCs/>
                      <w:color w:val="1F497D"/>
                    </w:rPr>
                  </w:pPr>
                </w:p>
                <w:p w14:paraId="4D979696" w14:textId="77777777" w:rsidR="0044082B" w:rsidRDefault="0044082B" w:rsidP="0044082B">
                  <w:pPr>
                    <w:rPr>
                      <w:b/>
                      <w:bCs/>
                      <w:color w:val="1F497D"/>
                    </w:rPr>
                  </w:pPr>
                </w:p>
                <w:p w14:paraId="4B78DA33" w14:textId="77777777" w:rsidR="0044082B" w:rsidRDefault="0044082B" w:rsidP="0044082B">
                  <w:pPr>
                    <w:rPr>
                      <w:b/>
                      <w:bCs/>
                      <w:color w:val="1F497D"/>
                    </w:rPr>
                  </w:pPr>
                </w:p>
                <w:p w14:paraId="7657AAF8" w14:textId="77777777" w:rsidR="0044082B" w:rsidRPr="00572E96" w:rsidRDefault="0044082B" w:rsidP="0044082B">
                  <w:pPr>
                    <w:rPr>
                      <w:b/>
                      <w:bCs/>
                      <w:color w:val="1F497D"/>
                    </w:rPr>
                  </w:pPr>
                  <w:r w:rsidRPr="00572E96">
                    <w:rPr>
                      <w:b/>
                      <w:bCs/>
                      <w:color w:val="1F497D"/>
                    </w:rPr>
                    <w:t>Massimali/</w:t>
                  </w:r>
                </w:p>
                <w:p w14:paraId="1C46E122" w14:textId="77777777" w:rsidR="0044082B" w:rsidRPr="00572E96" w:rsidRDefault="0044082B" w:rsidP="0044082B">
                  <w:pPr>
                    <w:rPr>
                      <w:b/>
                      <w:bCs/>
                      <w:color w:val="1F497D"/>
                    </w:rPr>
                  </w:pPr>
                  <w:r w:rsidRPr="00572E96">
                    <w:rPr>
                      <w:b/>
                      <w:bCs/>
                      <w:color w:val="1F497D"/>
                    </w:rPr>
                    <w:t>Sotto limiti:</w:t>
                  </w:r>
                </w:p>
                <w:p w14:paraId="6637A4B3" w14:textId="77777777" w:rsidR="0044082B" w:rsidRPr="00572E96" w:rsidRDefault="0044082B" w:rsidP="0044082B">
                  <w:pPr>
                    <w:rPr>
                      <w:bCs/>
                      <w:color w:val="1F497D"/>
                    </w:rPr>
                  </w:pPr>
                  <w:r w:rsidRPr="00572E96">
                    <w:rPr>
                      <w:b/>
                      <w:bCs/>
                      <w:color w:val="1F497D"/>
                    </w:rPr>
                    <w:t xml:space="preserve">Vedi </w:t>
                  </w:r>
                  <w:r w:rsidRPr="00572E96">
                    <w:rPr>
                      <w:b/>
                      <w:bCs/>
                      <w:color w:val="FF0000"/>
                      <w:u w:val="single"/>
                    </w:rPr>
                    <w:t>Allegato 1</w:t>
                  </w:r>
                </w:p>
                <w:p w14:paraId="7FB64E93" w14:textId="77777777" w:rsidR="0044082B" w:rsidRPr="00572E96" w:rsidRDefault="0044082B" w:rsidP="0044082B">
                  <w:pPr>
                    <w:rPr>
                      <w:bCs/>
                      <w:color w:val="1F497D"/>
                    </w:rPr>
                  </w:pPr>
                </w:p>
                <w:p w14:paraId="0FF15EA8" w14:textId="77777777" w:rsidR="0044082B" w:rsidRPr="00572E96" w:rsidRDefault="0044082B" w:rsidP="0044082B">
                  <w:pPr>
                    <w:ind w:right="486"/>
                    <w:rPr>
                      <w:bCs/>
                      <w:color w:val="FF0000"/>
                      <w:u w:val="single"/>
                    </w:rPr>
                  </w:pPr>
                </w:p>
              </w:tc>
            </w:tr>
            <w:tr w:rsidR="0044082B" w:rsidRPr="00572E96" w14:paraId="7B48D224" w14:textId="77777777" w:rsidTr="001B3D99">
              <w:trPr>
                <w:gridAfter w:val="1"/>
                <w:wAfter w:w="13" w:type="dxa"/>
                <w:trHeight w:val="2172"/>
              </w:trPr>
              <w:tc>
                <w:tcPr>
                  <w:tcW w:w="1861" w:type="dxa"/>
                  <w:gridSpan w:val="2"/>
                  <w:vMerge/>
                  <w:tcBorders>
                    <w:left w:val="single" w:sz="12" w:space="0" w:color="auto"/>
                    <w:right w:val="single" w:sz="12" w:space="0" w:color="auto"/>
                  </w:tcBorders>
                  <w:shd w:val="pct5" w:color="auto" w:fill="auto"/>
                </w:tcPr>
                <w:p w14:paraId="71F424E9" w14:textId="77777777" w:rsidR="0044082B" w:rsidRPr="00572E96" w:rsidRDefault="0044082B" w:rsidP="0044082B">
                  <w:pPr>
                    <w:jc w:val="center"/>
                    <w:rPr>
                      <w:b/>
                      <w:u w:val="single"/>
                    </w:rPr>
                  </w:pPr>
                </w:p>
              </w:tc>
              <w:tc>
                <w:tcPr>
                  <w:tcW w:w="1414" w:type="dxa"/>
                  <w:vMerge w:val="restart"/>
                  <w:tcBorders>
                    <w:top w:val="double" w:sz="4" w:space="0" w:color="auto"/>
                    <w:left w:val="single" w:sz="12" w:space="0" w:color="auto"/>
                  </w:tcBorders>
                </w:tcPr>
                <w:p w14:paraId="3E38F45B" w14:textId="77777777" w:rsidR="0044082B" w:rsidRPr="00572E96" w:rsidRDefault="0044082B" w:rsidP="0044082B">
                  <w:pPr>
                    <w:rPr>
                      <w:bCs/>
                      <w:color w:val="FF0000"/>
                    </w:rPr>
                  </w:pPr>
                  <w:r w:rsidRPr="00572E96">
                    <w:rPr>
                      <w:bCs/>
                      <w:color w:val="FF0000"/>
                      <w:u w:val="single"/>
                    </w:rPr>
                    <w:t xml:space="preserve">GARANZIE </w:t>
                  </w:r>
                  <w:r w:rsidRPr="00572E96">
                    <w:rPr>
                      <w:b/>
                      <w:bCs/>
                      <w:color w:val="1F497D"/>
                    </w:rPr>
                    <w:t xml:space="preserve"> Opzionali</w:t>
                  </w:r>
                </w:p>
              </w:tc>
              <w:tc>
                <w:tcPr>
                  <w:tcW w:w="3269" w:type="dxa"/>
                  <w:tcBorders>
                    <w:top w:val="single" w:sz="4" w:space="0" w:color="auto"/>
                  </w:tcBorders>
                </w:tcPr>
                <w:p w14:paraId="2A032EB0" w14:textId="77777777" w:rsidR="0044082B" w:rsidRPr="00572E96" w:rsidRDefault="0044082B" w:rsidP="0044082B">
                  <w:pPr>
                    <w:rPr>
                      <w:b/>
                      <w:bCs/>
                      <w:color w:val="FF0000"/>
                      <w:u w:val="single"/>
                    </w:rPr>
                  </w:pPr>
                  <w:r w:rsidRPr="00572E96">
                    <w:rPr>
                      <w:b/>
                      <w:bCs/>
                      <w:color w:val="FF0000"/>
                      <w:u w:val="single"/>
                    </w:rPr>
                    <w:t>RC Fabbricato (RCF)</w:t>
                  </w:r>
                </w:p>
                <w:p w14:paraId="5722D16E" w14:textId="43989FA6" w:rsidR="0044082B" w:rsidRDefault="0044082B" w:rsidP="0044082B">
                  <w:pPr>
                    <w:rPr>
                      <w:bCs/>
                      <w:color w:val="1F497D"/>
                      <w:u w:val="single"/>
                    </w:rPr>
                  </w:pPr>
                  <w:r w:rsidRPr="00572E96">
                    <w:rPr>
                      <w:b/>
                      <w:bCs/>
                      <w:color w:val="1F497D"/>
                    </w:rPr>
                    <w:t xml:space="preserve">Garanzia acquistabile </w:t>
                  </w:r>
                  <w:r w:rsidRPr="00572E96">
                    <w:rPr>
                      <w:b/>
                      <w:bCs/>
                      <w:color w:val="1F497D"/>
                      <w:u w:val="single"/>
                    </w:rPr>
                    <w:t>obbligatoriamente in abbinamento alla Garanzia Incendio Fabbricato</w:t>
                  </w:r>
                  <w:r w:rsidR="00D156C9">
                    <w:rPr>
                      <w:b/>
                      <w:bCs/>
                      <w:color w:val="1F497D"/>
                      <w:u w:val="single"/>
                    </w:rPr>
                    <w:t xml:space="preserve"> o Rischio Locativo</w:t>
                  </w:r>
                  <w:r w:rsidR="003739F2">
                    <w:rPr>
                      <w:b/>
                      <w:bCs/>
                      <w:color w:val="1F497D"/>
                      <w:u w:val="single"/>
                    </w:rPr>
                    <w:t xml:space="preserve"> </w:t>
                  </w:r>
                  <w:r w:rsidR="00E434EA">
                    <w:rPr>
                      <w:b/>
                      <w:bCs/>
                      <w:color w:val="1F497D"/>
                      <w:u w:val="single"/>
                    </w:rPr>
                    <w:t>(anche in assenza di RCT)</w:t>
                  </w:r>
                  <w:r w:rsidR="00472927">
                    <w:rPr>
                      <w:b/>
                      <w:bCs/>
                      <w:color w:val="1F497D"/>
                      <w:u w:val="single"/>
                    </w:rPr>
                    <w:t>.</w:t>
                  </w:r>
                </w:p>
                <w:p w14:paraId="6DC94B57" w14:textId="77777777" w:rsidR="0044082B" w:rsidRPr="00572E96" w:rsidRDefault="0044082B" w:rsidP="0044082B">
                  <w:pPr>
                    <w:rPr>
                      <w:bCs/>
                      <w:color w:val="1F497D"/>
                      <w:u w:val="single"/>
                    </w:rPr>
                  </w:pPr>
                </w:p>
                <w:p w14:paraId="5E5C3566" w14:textId="77777777" w:rsidR="0044082B" w:rsidRPr="00385DA1" w:rsidRDefault="0044082B" w:rsidP="0044082B">
                  <w:pPr>
                    <w:rPr>
                      <w:bCs/>
                      <w:color w:val="1F497D"/>
                    </w:rPr>
                  </w:pPr>
                  <w:r w:rsidRPr="00572E96">
                    <w:rPr>
                      <w:bCs/>
                      <w:color w:val="1F497D"/>
                    </w:rPr>
                    <w:t xml:space="preserve">RC </w:t>
                  </w:r>
                  <w:r w:rsidRPr="00385DA1">
                    <w:rPr>
                      <w:bCs/>
                      <w:color w:val="1F497D"/>
                    </w:rPr>
                    <w:t>derivante dalla proprietà</w:t>
                  </w:r>
                  <w:r w:rsidRPr="00FB0061">
                    <w:rPr>
                      <w:bCs/>
                      <w:color w:val="FF0000"/>
                    </w:rPr>
                    <w:t>*</w:t>
                  </w:r>
                  <w:r w:rsidRPr="00385DA1">
                    <w:rPr>
                      <w:bCs/>
                      <w:color w:val="1F497D"/>
                    </w:rPr>
                    <w:t xml:space="preserve"> </w:t>
                  </w:r>
                  <w:r w:rsidRPr="00FB0061">
                    <w:rPr>
                      <w:bCs/>
                      <w:color w:val="1F497D"/>
                    </w:rPr>
                    <w:t xml:space="preserve">e conduzione </w:t>
                  </w:r>
                  <w:r w:rsidRPr="00FB0061">
                    <w:rPr>
                      <w:bCs/>
                      <w:color w:val="FF0000"/>
                    </w:rPr>
                    <w:t>**</w:t>
                  </w:r>
                  <w:r w:rsidRPr="00385DA1">
                    <w:rPr>
                      <w:bCs/>
                      <w:color w:val="1F497D"/>
                    </w:rPr>
                    <w:t>degli immobili in cui è posta l’attività dichiarata</w:t>
                  </w:r>
                </w:p>
                <w:p w14:paraId="1279805F" w14:textId="77777777" w:rsidR="0044082B" w:rsidRPr="00385DA1" w:rsidRDefault="0044082B" w:rsidP="0044082B">
                  <w:pPr>
                    <w:rPr>
                      <w:bCs/>
                      <w:color w:val="1F497D"/>
                    </w:rPr>
                  </w:pPr>
                  <w:r w:rsidRPr="00FB0061">
                    <w:rPr>
                      <w:bCs/>
                      <w:color w:val="FF0000"/>
                    </w:rPr>
                    <w:t xml:space="preserve">* </w:t>
                  </w:r>
                  <w:r w:rsidRPr="00FB0061">
                    <w:rPr>
                      <w:bCs/>
                      <w:color w:val="1F497D"/>
                    </w:rPr>
                    <w:t>a valere solo per il proprietario</w:t>
                  </w:r>
                </w:p>
                <w:p w14:paraId="5A3E68B8" w14:textId="77777777" w:rsidR="0044082B" w:rsidRDefault="0044082B" w:rsidP="0044082B">
                  <w:pPr>
                    <w:rPr>
                      <w:bCs/>
                      <w:color w:val="1F497D"/>
                    </w:rPr>
                  </w:pPr>
                  <w:r w:rsidRPr="00FB0061">
                    <w:rPr>
                      <w:bCs/>
                      <w:color w:val="FF0000"/>
                    </w:rPr>
                    <w:t>**</w:t>
                  </w:r>
                  <w:r w:rsidRPr="00FB0061">
                    <w:rPr>
                      <w:bCs/>
                      <w:color w:val="1F497D"/>
                    </w:rPr>
                    <w:t xml:space="preserve"> a valere sia per Proprietario che locatario</w:t>
                  </w:r>
                  <w:r w:rsidRPr="00385DA1">
                    <w:rPr>
                      <w:bCs/>
                      <w:color w:val="1F497D"/>
                    </w:rPr>
                    <w:t>.</w:t>
                  </w:r>
                </w:p>
                <w:p w14:paraId="27443B21" w14:textId="77777777" w:rsidR="0044082B" w:rsidRPr="002522BE" w:rsidRDefault="0044082B" w:rsidP="0044082B">
                  <w:pPr>
                    <w:spacing w:after="160" w:line="259" w:lineRule="auto"/>
                    <w:rPr>
                      <w:bCs/>
                      <w:color w:val="1F497D"/>
                      <w:sz w:val="6"/>
                      <w:szCs w:val="6"/>
                    </w:rPr>
                  </w:pPr>
                </w:p>
                <w:p w14:paraId="4A7FAFDF" w14:textId="77777777" w:rsidR="0044082B" w:rsidRPr="00385DA1" w:rsidRDefault="0044082B" w:rsidP="0044082B">
                  <w:pPr>
                    <w:rPr>
                      <w:b/>
                      <w:bCs/>
                      <w:color w:val="1F497D"/>
                    </w:rPr>
                  </w:pPr>
                  <w:r w:rsidRPr="00385DA1">
                    <w:rPr>
                      <w:b/>
                      <w:bCs/>
                      <w:color w:val="1F497D"/>
                    </w:rPr>
                    <w:t>Inclusive (non a pagamento):</w:t>
                  </w:r>
                </w:p>
                <w:p w14:paraId="1F8AEC89" w14:textId="77777777" w:rsidR="0044082B" w:rsidRDefault="0044082B" w:rsidP="0044082B">
                  <w:pPr>
                    <w:pStyle w:val="Paragrafoelenco"/>
                    <w:numPr>
                      <w:ilvl w:val="0"/>
                      <w:numId w:val="28"/>
                    </w:numPr>
                    <w:ind w:left="336" w:right="-212" w:hanging="284"/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</w:rPr>
                  </w:pPr>
                  <w:r w:rsidRPr="00385DA1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</w:rPr>
                    <w:t xml:space="preserve">Danni </w:t>
                  </w:r>
                  <w:r w:rsidRPr="00FB0061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</w:rPr>
                    <w:t xml:space="preserve">incendio </w:t>
                  </w:r>
                </w:p>
                <w:p w14:paraId="4CC422DC" w14:textId="77777777" w:rsidR="0044082B" w:rsidRDefault="0044082B" w:rsidP="0044082B">
                  <w:pPr>
                    <w:pStyle w:val="Paragrafoelenco"/>
                    <w:numPr>
                      <w:ilvl w:val="0"/>
                      <w:numId w:val="28"/>
                    </w:numPr>
                    <w:ind w:left="336" w:right="36" w:hanging="284"/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</w:rPr>
                  </w:pPr>
                  <w:r w:rsidRPr="00385DA1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</w:rPr>
                    <w:t xml:space="preserve">Danni </w:t>
                  </w:r>
                  <w:r w:rsidRPr="00FB0061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</w:rPr>
                    <w:t>da interruzione di attività</w:t>
                  </w:r>
                </w:p>
                <w:p w14:paraId="1B7A3AD3" w14:textId="77777777" w:rsidR="0044082B" w:rsidRDefault="0044082B" w:rsidP="0044082B">
                  <w:pPr>
                    <w:pStyle w:val="Paragrafoelenco"/>
                    <w:numPr>
                      <w:ilvl w:val="0"/>
                      <w:numId w:val="28"/>
                    </w:numPr>
                    <w:ind w:left="336" w:right="36" w:hanging="284"/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</w:rPr>
                  </w:pPr>
                  <w:r w:rsidRPr="00385DA1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</w:rPr>
                    <w:lastRenderedPageBreak/>
                    <w:t xml:space="preserve">Danni </w:t>
                  </w:r>
                  <w:r w:rsidRPr="00FB0061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</w:rPr>
                    <w:t>da spargimento acqua</w:t>
                  </w:r>
                </w:p>
                <w:p w14:paraId="3B2F6F85" w14:textId="77777777" w:rsidR="0044082B" w:rsidRDefault="0044082B" w:rsidP="0044082B">
                  <w:pPr>
                    <w:pStyle w:val="Paragrafoelenco"/>
                    <w:numPr>
                      <w:ilvl w:val="0"/>
                      <w:numId w:val="28"/>
                    </w:numPr>
                    <w:ind w:left="336" w:right="36" w:hanging="284"/>
                    <w:rPr>
                      <w:b/>
                      <w:u w:val="single"/>
                    </w:rPr>
                  </w:pPr>
                  <w:r w:rsidRPr="00385DA1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</w:rPr>
                    <w:t xml:space="preserve">Danni </w:t>
                  </w:r>
                  <w:r w:rsidRPr="00FB0061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</w:rPr>
                    <w:t>lavori di manutenzione svolti</w:t>
                  </w:r>
                  <w:r w:rsidRPr="00385DA1">
                    <w:rPr>
                      <w:rFonts w:ascii="Calibri" w:eastAsia="Times New Roman" w:hAnsi="Calibri" w:cs="Calibri"/>
                      <w:b/>
                      <w:color w:val="4472C4"/>
                      <w:lang w:eastAsia="it-IT"/>
                    </w:rPr>
                    <w:t xml:space="preserve"> in autonomia</w:t>
                  </w:r>
                </w:p>
                <w:p w14:paraId="25D60401" w14:textId="77777777" w:rsidR="0044082B" w:rsidRDefault="0044082B" w:rsidP="0044082B">
                  <w:pPr>
                    <w:pStyle w:val="Paragrafoelenco"/>
                    <w:numPr>
                      <w:ilvl w:val="0"/>
                      <w:numId w:val="28"/>
                    </w:numPr>
                    <w:ind w:left="336" w:right="36" w:hanging="284"/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</w:rPr>
                  </w:pPr>
                  <w:r w:rsidRPr="00FB0061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</w:rPr>
                    <w:t>Danni a condutture e impianti sotterranei</w:t>
                  </w:r>
                </w:p>
                <w:p w14:paraId="1E64672B" w14:textId="77777777" w:rsidR="0044082B" w:rsidRDefault="0044082B" w:rsidP="0044082B">
                  <w:pPr>
                    <w:pStyle w:val="Paragrafoelenco"/>
                    <w:numPr>
                      <w:ilvl w:val="0"/>
                      <w:numId w:val="28"/>
                    </w:numPr>
                    <w:ind w:left="336" w:right="36" w:hanging="284"/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</w:rPr>
                  </w:pPr>
                  <w:r w:rsidRPr="00FB0061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</w:rPr>
                    <w:t>Danni da cedimento e franamento del terreno</w:t>
                  </w:r>
                </w:p>
                <w:p w14:paraId="0CD69712" w14:textId="77777777" w:rsidR="0044082B" w:rsidRDefault="0044082B" w:rsidP="0044082B">
                  <w:pPr>
                    <w:pStyle w:val="Paragrafoelenco"/>
                    <w:numPr>
                      <w:ilvl w:val="0"/>
                      <w:numId w:val="28"/>
                    </w:numPr>
                    <w:ind w:left="336" w:right="36" w:hanging="284"/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</w:rPr>
                  </w:pPr>
                  <w:r w:rsidRPr="00FB0061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</w:rPr>
                    <w:t>Danni da bagnamento</w:t>
                  </w:r>
                </w:p>
                <w:p w14:paraId="1F6E34BB" w14:textId="77777777" w:rsidR="0044082B" w:rsidRPr="00572E96" w:rsidRDefault="0044082B" w:rsidP="0044082B">
                  <w:pPr>
                    <w:pStyle w:val="Paragrafoelenco"/>
                    <w:ind w:left="194"/>
                    <w:rPr>
                      <w:b/>
                      <w:u w:val="single"/>
                    </w:rPr>
                  </w:pPr>
                </w:p>
              </w:tc>
              <w:tc>
                <w:tcPr>
                  <w:tcW w:w="2126" w:type="dxa"/>
                  <w:gridSpan w:val="2"/>
                  <w:tcBorders>
                    <w:top w:val="single" w:sz="12" w:space="0" w:color="auto"/>
                    <w:right w:val="single" w:sz="12" w:space="0" w:color="auto"/>
                  </w:tcBorders>
                </w:tcPr>
                <w:p w14:paraId="61E99D55" w14:textId="77777777" w:rsidR="0044082B" w:rsidRPr="00572E96" w:rsidRDefault="0044082B" w:rsidP="0044082B">
                  <w:pPr>
                    <w:ind w:right="33"/>
                    <w:rPr>
                      <w:b/>
                      <w:bCs/>
                      <w:color w:val="1F497D"/>
                    </w:rPr>
                  </w:pPr>
                </w:p>
                <w:p w14:paraId="5A45B6F2" w14:textId="77777777" w:rsidR="0044082B" w:rsidRPr="00572E96" w:rsidRDefault="0044082B" w:rsidP="0044082B">
                  <w:pPr>
                    <w:ind w:right="33"/>
                    <w:rPr>
                      <w:bCs/>
                      <w:color w:val="1F497D"/>
                    </w:rPr>
                  </w:pPr>
                  <w:r w:rsidRPr="00572E96">
                    <w:rPr>
                      <w:b/>
                      <w:bCs/>
                      <w:color w:val="1F497D"/>
                    </w:rPr>
                    <w:t>X singola unità immobiliare:</w:t>
                  </w:r>
                </w:p>
                <w:p w14:paraId="3F883F6D" w14:textId="77777777" w:rsidR="0044082B" w:rsidRPr="00572E96" w:rsidRDefault="0044082B" w:rsidP="0044082B">
                  <w:pPr>
                    <w:rPr>
                      <w:bCs/>
                      <w:color w:val="1F497D"/>
                    </w:rPr>
                  </w:pPr>
                </w:p>
                <w:p w14:paraId="68F60672" w14:textId="77777777" w:rsidR="0044082B" w:rsidRPr="00572E96" w:rsidRDefault="0044082B" w:rsidP="0044082B">
                  <w:pPr>
                    <w:rPr>
                      <w:b/>
                      <w:bCs/>
                      <w:color w:val="1F497D"/>
                    </w:rPr>
                  </w:pPr>
                  <w:r w:rsidRPr="00572E96">
                    <w:rPr>
                      <w:bCs/>
                      <w:color w:val="1F497D"/>
                      <w:u w:val="single"/>
                    </w:rPr>
                    <w:t xml:space="preserve">FISSA </w:t>
                  </w:r>
                  <w:r w:rsidRPr="00572E96">
                    <w:rPr>
                      <w:b/>
                      <w:bCs/>
                      <w:color w:val="1F497D"/>
                    </w:rPr>
                    <w:t>1mio€</w:t>
                  </w:r>
                </w:p>
                <w:p w14:paraId="4162390D" w14:textId="77777777" w:rsidR="0044082B" w:rsidRDefault="0044082B" w:rsidP="0044082B">
                  <w:pPr>
                    <w:rPr>
                      <w:bCs/>
                      <w:color w:val="1F497D"/>
                    </w:rPr>
                  </w:pPr>
                  <w:r w:rsidRPr="00572E96">
                    <w:rPr>
                      <w:bCs/>
                      <w:color w:val="1F497D"/>
                    </w:rPr>
                    <w:t>(per sx e anno)</w:t>
                  </w:r>
                </w:p>
                <w:p w14:paraId="7033884D" w14:textId="77777777" w:rsidR="0044082B" w:rsidRDefault="0044082B" w:rsidP="0044082B">
                  <w:pPr>
                    <w:rPr>
                      <w:bCs/>
                      <w:color w:val="1F497D"/>
                    </w:rPr>
                  </w:pPr>
                </w:p>
                <w:p w14:paraId="0400F759" w14:textId="77777777" w:rsidR="0044082B" w:rsidRDefault="0044082B" w:rsidP="0044082B">
                  <w:pPr>
                    <w:rPr>
                      <w:bCs/>
                      <w:color w:val="1F497D"/>
                    </w:rPr>
                  </w:pPr>
                </w:p>
                <w:p w14:paraId="341DD119" w14:textId="77777777" w:rsidR="0044082B" w:rsidRDefault="0044082B" w:rsidP="0044082B">
                  <w:pPr>
                    <w:rPr>
                      <w:bCs/>
                      <w:color w:val="1F497D"/>
                    </w:rPr>
                  </w:pPr>
                </w:p>
                <w:p w14:paraId="76EB75A9" w14:textId="77777777" w:rsidR="0044082B" w:rsidRDefault="0044082B" w:rsidP="0044082B">
                  <w:pPr>
                    <w:rPr>
                      <w:bCs/>
                      <w:color w:val="1F497D"/>
                    </w:rPr>
                  </w:pPr>
                </w:p>
                <w:p w14:paraId="420DBC78" w14:textId="77777777" w:rsidR="0044082B" w:rsidRDefault="0044082B" w:rsidP="0044082B">
                  <w:pPr>
                    <w:rPr>
                      <w:bCs/>
                      <w:color w:val="1F497D"/>
                    </w:rPr>
                  </w:pPr>
                </w:p>
                <w:p w14:paraId="24042CF9" w14:textId="77777777" w:rsidR="0044082B" w:rsidRPr="00572E96" w:rsidRDefault="0044082B" w:rsidP="0044082B">
                  <w:pPr>
                    <w:rPr>
                      <w:b/>
                      <w:bCs/>
                      <w:color w:val="1F497D"/>
                    </w:rPr>
                  </w:pPr>
                  <w:r w:rsidRPr="00572E96">
                    <w:rPr>
                      <w:b/>
                      <w:bCs/>
                      <w:color w:val="1F497D"/>
                    </w:rPr>
                    <w:t>Massimali/</w:t>
                  </w:r>
                </w:p>
                <w:p w14:paraId="4F3E1D14" w14:textId="77777777" w:rsidR="0044082B" w:rsidRPr="00572E96" w:rsidRDefault="0044082B" w:rsidP="0044082B">
                  <w:pPr>
                    <w:rPr>
                      <w:b/>
                      <w:bCs/>
                      <w:color w:val="1F497D"/>
                    </w:rPr>
                  </w:pPr>
                  <w:r w:rsidRPr="00572E96">
                    <w:rPr>
                      <w:b/>
                      <w:bCs/>
                      <w:color w:val="1F497D"/>
                    </w:rPr>
                    <w:t>Sotto limiti:</w:t>
                  </w:r>
                </w:p>
                <w:p w14:paraId="1CEE7331" w14:textId="77777777" w:rsidR="0044082B" w:rsidRPr="00572E96" w:rsidRDefault="0044082B" w:rsidP="0044082B">
                  <w:pPr>
                    <w:rPr>
                      <w:bCs/>
                      <w:color w:val="1F497D"/>
                    </w:rPr>
                  </w:pPr>
                  <w:r w:rsidRPr="00572E96">
                    <w:rPr>
                      <w:b/>
                      <w:bCs/>
                      <w:color w:val="1F497D"/>
                    </w:rPr>
                    <w:t xml:space="preserve">Vedi </w:t>
                  </w:r>
                  <w:r w:rsidRPr="00572E96">
                    <w:rPr>
                      <w:b/>
                      <w:bCs/>
                      <w:color w:val="FF0000"/>
                      <w:u w:val="single"/>
                    </w:rPr>
                    <w:t>Allegato 1</w:t>
                  </w:r>
                </w:p>
                <w:p w14:paraId="02C5DA00" w14:textId="77777777" w:rsidR="0044082B" w:rsidRPr="00572E96" w:rsidRDefault="0044082B" w:rsidP="0044082B">
                  <w:pPr>
                    <w:rPr>
                      <w:u w:val="single"/>
                    </w:rPr>
                  </w:pPr>
                </w:p>
              </w:tc>
            </w:tr>
            <w:tr w:rsidR="0044082B" w:rsidRPr="00572E96" w14:paraId="11B24645" w14:textId="77777777" w:rsidTr="001B3D99">
              <w:trPr>
                <w:gridAfter w:val="1"/>
                <w:wAfter w:w="13" w:type="dxa"/>
                <w:trHeight w:val="34"/>
              </w:trPr>
              <w:tc>
                <w:tcPr>
                  <w:tcW w:w="1861" w:type="dxa"/>
                  <w:gridSpan w:val="2"/>
                  <w:vMerge/>
                  <w:tcBorders>
                    <w:left w:val="single" w:sz="12" w:space="0" w:color="auto"/>
                    <w:right w:val="single" w:sz="12" w:space="0" w:color="auto"/>
                  </w:tcBorders>
                  <w:shd w:val="pct5" w:color="auto" w:fill="auto"/>
                </w:tcPr>
                <w:p w14:paraId="33B2AC5D" w14:textId="77777777" w:rsidR="0044082B" w:rsidRPr="00572E96" w:rsidRDefault="0044082B" w:rsidP="0044082B">
                  <w:pPr>
                    <w:jc w:val="center"/>
                    <w:rPr>
                      <w:b/>
                      <w:u w:val="single"/>
                    </w:rPr>
                  </w:pPr>
                </w:p>
              </w:tc>
              <w:tc>
                <w:tcPr>
                  <w:tcW w:w="1414" w:type="dxa"/>
                  <w:vMerge/>
                  <w:tcBorders>
                    <w:top w:val="double" w:sz="4" w:space="0" w:color="auto"/>
                    <w:left w:val="single" w:sz="12" w:space="0" w:color="auto"/>
                  </w:tcBorders>
                </w:tcPr>
                <w:p w14:paraId="688B2AF3" w14:textId="77777777" w:rsidR="0044082B" w:rsidRPr="00572E96" w:rsidRDefault="0044082B" w:rsidP="0044082B">
                  <w:pPr>
                    <w:rPr>
                      <w:bCs/>
                      <w:color w:val="FF0000"/>
                      <w:u w:val="single"/>
                    </w:rPr>
                  </w:pPr>
                </w:p>
              </w:tc>
              <w:tc>
                <w:tcPr>
                  <w:tcW w:w="3269" w:type="dxa"/>
                  <w:tcBorders>
                    <w:top w:val="single" w:sz="4" w:space="0" w:color="auto"/>
                  </w:tcBorders>
                </w:tcPr>
                <w:p w14:paraId="3DFB8AD6" w14:textId="2EAE7359" w:rsidR="0044082B" w:rsidRDefault="0044082B" w:rsidP="0044082B">
                  <w:pPr>
                    <w:rPr>
                      <w:bCs/>
                      <w:color w:val="1F497D"/>
                    </w:rPr>
                  </w:pPr>
                  <w:r w:rsidRPr="00572E96">
                    <w:rPr>
                      <w:b/>
                      <w:bCs/>
                      <w:color w:val="FF0000"/>
                      <w:u w:val="single"/>
                    </w:rPr>
                    <w:t>Resp. Civile vs prestatori di lavoro (R</w:t>
                  </w:r>
                  <w:r w:rsidRPr="009847CA">
                    <w:rPr>
                      <w:b/>
                      <w:bCs/>
                      <w:color w:val="FF0000"/>
                      <w:u w:val="single"/>
                    </w:rPr>
                    <w:t>.C.O.</w:t>
                  </w:r>
                  <w:r w:rsidRPr="009847CA">
                    <w:rPr>
                      <w:bCs/>
                      <w:color w:val="1F497D"/>
                    </w:rPr>
                    <w:t>)</w:t>
                  </w:r>
                </w:p>
                <w:p w14:paraId="758BF033" w14:textId="1FE4B366" w:rsidR="0044082B" w:rsidRDefault="0044082B" w:rsidP="0044082B">
                  <w:pPr>
                    <w:rPr>
                      <w:b/>
                      <w:bCs/>
                      <w:color w:val="FF0000"/>
                      <w:u w:val="single"/>
                    </w:rPr>
                  </w:pPr>
                  <w:r w:rsidRPr="00965FCF">
                    <w:rPr>
                      <w:b/>
                      <w:bCs/>
                      <w:color w:val="FF0000"/>
                      <w:u w:val="single"/>
                    </w:rPr>
                    <w:t>(Loss occurence)</w:t>
                  </w:r>
                </w:p>
                <w:p w14:paraId="23C32134" w14:textId="41CE1174" w:rsidR="0044082B" w:rsidRPr="00965FCF" w:rsidRDefault="009B4482" w:rsidP="0044082B">
                  <w:pPr>
                    <w:rPr>
                      <w:b/>
                      <w:bCs/>
                      <w:color w:val="FF0000"/>
                      <w:u w:val="single"/>
                    </w:rPr>
                  </w:pPr>
                  <w:r>
                    <w:rPr>
                      <w:b/>
                      <w:bCs/>
                      <w:color w:val="FF0000"/>
                      <w:u w:val="single"/>
                    </w:rPr>
                    <w:t>Garanzia acquistabile obbligatoriamente in aggiunta alla RCT</w:t>
                  </w:r>
                </w:p>
                <w:p w14:paraId="760A166B" w14:textId="3D41C893" w:rsidR="0044082B" w:rsidRDefault="0044082B" w:rsidP="0044082B">
                  <w:pPr>
                    <w:rPr>
                      <w:bCs/>
                      <w:color w:val="1F497D"/>
                    </w:rPr>
                  </w:pPr>
                  <w:r w:rsidRPr="00572E96">
                    <w:rPr>
                      <w:bCs/>
                      <w:color w:val="1F497D"/>
                    </w:rPr>
                    <w:t>(fatti accaduti nel periodo assicurato a prescindere da quando vengono denuncia</w:t>
                  </w:r>
                  <w:r>
                    <w:rPr>
                      <w:bCs/>
                      <w:color w:val="1F497D"/>
                    </w:rPr>
                    <w:t>t</w:t>
                  </w:r>
                  <w:r w:rsidRPr="00572E96">
                    <w:rPr>
                      <w:bCs/>
                      <w:color w:val="1F497D"/>
                    </w:rPr>
                    <w:t>i/richiesti,</w:t>
                  </w:r>
                  <w:r>
                    <w:rPr>
                      <w:bCs/>
                      <w:color w:val="1F497D"/>
                    </w:rPr>
                    <w:t xml:space="preserve"> </w:t>
                  </w:r>
                  <w:r w:rsidRPr="005B5376">
                    <w:rPr>
                      <w:b/>
                      <w:bCs/>
                      <w:color w:val="1F497D"/>
                    </w:rPr>
                    <w:t>purché non oltre il periodo di prescrizione</w:t>
                  </w:r>
                  <w:r w:rsidRPr="00572E96">
                    <w:rPr>
                      <w:bCs/>
                      <w:color w:val="1F497D"/>
                    </w:rPr>
                    <w:t>).</w:t>
                  </w:r>
                </w:p>
                <w:p w14:paraId="7C0B0F89" w14:textId="77777777" w:rsidR="0044082B" w:rsidRPr="00572E96" w:rsidRDefault="0044082B" w:rsidP="0044082B">
                  <w:pPr>
                    <w:rPr>
                      <w:bCs/>
                      <w:color w:val="1F497D"/>
                    </w:rPr>
                  </w:pPr>
                  <w:r w:rsidRPr="004A46FF">
                    <w:rPr>
                      <w:b/>
                      <w:bCs/>
                      <w:color w:val="1F497D"/>
                    </w:rPr>
                    <w:t>Inclusiva (non a pagamento):</w:t>
                  </w:r>
                  <w:r w:rsidRPr="004A46FF">
                    <w:rPr>
                      <w:bCs/>
                      <w:color w:val="1F497D"/>
                    </w:rPr>
                    <w:t xml:space="preserve"> </w:t>
                  </w:r>
                </w:p>
                <w:p w14:paraId="4F6006F6" w14:textId="77777777" w:rsidR="0044082B" w:rsidRDefault="0044082B" w:rsidP="0044082B">
                  <w:pPr>
                    <w:pStyle w:val="Paragrafoelenco"/>
                    <w:numPr>
                      <w:ilvl w:val="0"/>
                      <w:numId w:val="29"/>
                    </w:numPr>
                    <w:ind w:right="-212"/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</w:rPr>
                  </w:pPr>
                  <w:r w:rsidRPr="00FB0061">
                    <w:rPr>
                      <w:rFonts w:ascii="Calibri" w:eastAsia="Times New Roman" w:hAnsi="Calibri" w:cs="Calibri"/>
                      <w:b/>
                      <w:color w:val="4472C4"/>
                      <w:lang w:eastAsia="it-IT"/>
                    </w:rPr>
                    <w:t>In</w:t>
                  </w:r>
                  <w:r w:rsidRPr="00FB0061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</w:rPr>
                    <w:t xml:space="preserve">fortuni sul lavoro </w:t>
                  </w:r>
                </w:p>
                <w:p w14:paraId="31F7DF83" w14:textId="77777777" w:rsidR="0044082B" w:rsidRDefault="0044082B" w:rsidP="0044082B">
                  <w:pPr>
                    <w:pStyle w:val="Paragrafoelenco"/>
                    <w:rPr>
                      <w:u w:val="single"/>
                    </w:rPr>
                  </w:pPr>
                  <w:r w:rsidRPr="001B3D99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</w:rPr>
                    <w:t>Malattie professionali</w:t>
                  </w:r>
                </w:p>
              </w:tc>
              <w:tc>
                <w:tcPr>
                  <w:tcW w:w="2126" w:type="dxa"/>
                  <w:gridSpan w:val="2"/>
                  <w:tcBorders>
                    <w:top w:val="single" w:sz="12" w:space="0" w:color="auto"/>
                    <w:right w:val="single" w:sz="12" w:space="0" w:color="auto"/>
                  </w:tcBorders>
                </w:tcPr>
                <w:p w14:paraId="79061E57" w14:textId="77777777" w:rsidR="0044082B" w:rsidRPr="00572E96" w:rsidRDefault="0044082B" w:rsidP="0044082B">
                  <w:pPr>
                    <w:rPr>
                      <w:b/>
                      <w:bCs/>
                      <w:color w:val="1F497D"/>
                    </w:rPr>
                  </w:pPr>
                  <w:r w:rsidRPr="00572E96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  <w:lang w:eastAsia="it-IT"/>
                    </w:rPr>
                    <w:t>(</w:t>
                  </w:r>
                  <w:r w:rsidRPr="00572E96">
                    <w:rPr>
                      <w:b/>
                      <w:bCs/>
                      <w:color w:val="1F497D"/>
                    </w:rPr>
                    <w:t>Massimali/</w:t>
                  </w:r>
                </w:p>
                <w:p w14:paraId="7AC6DDBF" w14:textId="77777777" w:rsidR="0044082B" w:rsidRPr="00572E96" w:rsidRDefault="0044082B" w:rsidP="0044082B">
                  <w:pPr>
                    <w:rPr>
                      <w:b/>
                      <w:bCs/>
                      <w:color w:val="1F497D"/>
                    </w:rPr>
                  </w:pPr>
                  <w:r w:rsidRPr="00572E96">
                    <w:rPr>
                      <w:b/>
                      <w:bCs/>
                      <w:color w:val="1F497D"/>
                    </w:rPr>
                    <w:t>Sotto limiti:</w:t>
                  </w:r>
                </w:p>
                <w:p w14:paraId="04678051" w14:textId="0685907E" w:rsidR="0044082B" w:rsidRPr="00572E96" w:rsidRDefault="0044082B" w:rsidP="0044082B">
                  <w:pPr>
                    <w:rPr>
                      <w:u w:val="single"/>
                    </w:rPr>
                  </w:pPr>
                  <w:r w:rsidRPr="00572E96">
                    <w:rPr>
                      <w:b/>
                      <w:bCs/>
                      <w:color w:val="1F497D"/>
                    </w:rPr>
                    <w:t xml:space="preserve">Vedi </w:t>
                  </w:r>
                  <w:r w:rsidRPr="00572E96">
                    <w:rPr>
                      <w:b/>
                      <w:bCs/>
                      <w:color w:val="FF0000"/>
                      <w:u w:val="single"/>
                    </w:rPr>
                    <w:t>Allegato 1</w:t>
                  </w:r>
                </w:p>
              </w:tc>
            </w:tr>
            <w:tr w:rsidR="0044082B" w:rsidRPr="00572E96" w14:paraId="0E4981E1" w14:textId="77777777" w:rsidTr="003A1938">
              <w:trPr>
                <w:gridAfter w:val="1"/>
                <w:wAfter w:w="13" w:type="dxa"/>
                <w:trHeight w:val="600"/>
              </w:trPr>
              <w:tc>
                <w:tcPr>
                  <w:tcW w:w="1861" w:type="dxa"/>
                  <w:gridSpan w:val="2"/>
                  <w:vMerge/>
                  <w:tcBorders>
                    <w:left w:val="single" w:sz="12" w:space="0" w:color="auto"/>
                    <w:right w:val="single" w:sz="12" w:space="0" w:color="auto"/>
                  </w:tcBorders>
                  <w:shd w:val="pct5" w:color="auto" w:fill="auto"/>
                </w:tcPr>
                <w:p w14:paraId="7F3E8A4C" w14:textId="77777777" w:rsidR="0044082B" w:rsidRPr="00572E96" w:rsidRDefault="0044082B" w:rsidP="0044082B">
                  <w:pPr>
                    <w:rPr>
                      <w:b/>
                      <w:u w:val="single"/>
                    </w:rPr>
                  </w:pPr>
                </w:p>
              </w:tc>
              <w:tc>
                <w:tcPr>
                  <w:tcW w:w="1414" w:type="dxa"/>
                  <w:vMerge/>
                  <w:tcBorders>
                    <w:left w:val="single" w:sz="12" w:space="0" w:color="auto"/>
                  </w:tcBorders>
                  <w:shd w:val="clear" w:color="auto" w:fill="auto"/>
                </w:tcPr>
                <w:p w14:paraId="1D4C7F85" w14:textId="77777777" w:rsidR="0044082B" w:rsidRPr="00572E96" w:rsidRDefault="0044082B" w:rsidP="0044082B">
                  <w:pPr>
                    <w:rPr>
                      <w:b/>
                      <w:bCs/>
                      <w:color w:val="FF0000"/>
                      <w:u w:val="single"/>
                    </w:rPr>
                  </w:pPr>
                </w:p>
              </w:tc>
              <w:tc>
                <w:tcPr>
                  <w:tcW w:w="3269" w:type="dxa"/>
                  <w:shd w:val="clear" w:color="auto" w:fill="auto"/>
                </w:tcPr>
                <w:p w14:paraId="1AC4D92D" w14:textId="63D367A3" w:rsidR="0044082B" w:rsidRDefault="0044082B" w:rsidP="0044082B">
                  <w:pPr>
                    <w:rPr>
                      <w:b/>
                      <w:bCs/>
                      <w:color w:val="FF0000"/>
                      <w:u w:val="single"/>
                    </w:rPr>
                  </w:pPr>
                  <w:r w:rsidRPr="00572E96">
                    <w:rPr>
                      <w:b/>
                      <w:bCs/>
                      <w:color w:val="FF0000"/>
                      <w:u w:val="single"/>
                    </w:rPr>
                    <w:t>R.C. Prodotti (R</w:t>
                  </w:r>
                  <w:r>
                    <w:rPr>
                      <w:b/>
                      <w:bCs/>
                      <w:color w:val="FF0000"/>
                      <w:u w:val="single"/>
                    </w:rPr>
                    <w:t>.</w:t>
                  </w:r>
                  <w:r w:rsidRPr="00572E96">
                    <w:rPr>
                      <w:b/>
                      <w:bCs/>
                      <w:color w:val="FF0000"/>
                      <w:u w:val="single"/>
                    </w:rPr>
                    <w:t>C</w:t>
                  </w:r>
                  <w:r>
                    <w:rPr>
                      <w:b/>
                      <w:bCs/>
                      <w:color w:val="FF0000"/>
                      <w:u w:val="single"/>
                    </w:rPr>
                    <w:t>.</w:t>
                  </w:r>
                  <w:r w:rsidRPr="00572E96">
                    <w:rPr>
                      <w:b/>
                      <w:bCs/>
                      <w:color w:val="FF0000"/>
                      <w:u w:val="single"/>
                    </w:rPr>
                    <w:t>P</w:t>
                  </w:r>
                  <w:r>
                    <w:rPr>
                      <w:b/>
                      <w:bCs/>
                      <w:color w:val="FF0000"/>
                      <w:u w:val="single"/>
                    </w:rPr>
                    <w:t>.</w:t>
                  </w:r>
                  <w:r w:rsidRPr="00572E96">
                    <w:rPr>
                      <w:b/>
                      <w:bCs/>
                      <w:color w:val="FF0000"/>
                      <w:u w:val="single"/>
                    </w:rPr>
                    <w:t>)</w:t>
                  </w:r>
                </w:p>
                <w:p w14:paraId="403BCD8E" w14:textId="7887DBF5" w:rsidR="0044082B" w:rsidRPr="00572E96" w:rsidRDefault="0044082B" w:rsidP="0044082B">
                  <w:pPr>
                    <w:rPr>
                      <w:b/>
                      <w:bCs/>
                      <w:color w:val="FF0000"/>
                      <w:u w:val="single"/>
                    </w:rPr>
                  </w:pPr>
                  <w:r>
                    <w:rPr>
                      <w:b/>
                      <w:bCs/>
                      <w:color w:val="FF0000"/>
                      <w:u w:val="single"/>
                    </w:rPr>
                    <w:t>(Claims Made)</w:t>
                  </w:r>
                </w:p>
                <w:p w14:paraId="14D26861" w14:textId="77777777" w:rsidR="00E44C56" w:rsidRPr="00965FCF" w:rsidRDefault="00E44C56" w:rsidP="00E44C56">
                  <w:pPr>
                    <w:rPr>
                      <w:b/>
                      <w:bCs/>
                      <w:color w:val="FF0000"/>
                      <w:u w:val="single"/>
                    </w:rPr>
                  </w:pPr>
                  <w:r>
                    <w:rPr>
                      <w:b/>
                      <w:bCs/>
                      <w:color w:val="FF0000"/>
                      <w:u w:val="single"/>
                    </w:rPr>
                    <w:t>Garanzia acquistabile obbligatoriamente in aggiunta alla RCT</w:t>
                  </w:r>
                </w:p>
                <w:p w14:paraId="0CCC4E3F" w14:textId="77777777" w:rsidR="0044082B" w:rsidRPr="00572E96" w:rsidRDefault="0044082B" w:rsidP="0044082B">
                  <w:pPr>
                    <w:rPr>
                      <w:bCs/>
                      <w:color w:val="FF0000"/>
                      <w:u w:val="single"/>
                    </w:rPr>
                  </w:pPr>
                </w:p>
                <w:p w14:paraId="14E27186" w14:textId="77777777" w:rsidR="0044082B" w:rsidRDefault="0044082B" w:rsidP="0044082B">
                  <w:pPr>
                    <w:rPr>
                      <w:bCs/>
                      <w:color w:val="1F497D"/>
                    </w:rPr>
                  </w:pPr>
                  <w:r w:rsidRPr="005B5376">
                    <w:rPr>
                      <w:bCs/>
                      <w:color w:val="1F497D"/>
                    </w:rPr>
                    <w:t>L’Assicurazione opera per le richieste di Risarcimento presentate all’Assicurato per la prima volta durante il periodo di efficacia dell’Assicurazione, indipendentemente dalla data di fabbricazione o di consegna dei prodotti</w:t>
                  </w:r>
                  <w:r>
                    <w:rPr>
                      <w:bCs/>
                      <w:color w:val="1F497D"/>
                    </w:rPr>
                    <w:t>.</w:t>
                  </w:r>
                </w:p>
                <w:p w14:paraId="4E29E2B8" w14:textId="77777777" w:rsidR="0044082B" w:rsidRPr="00572E96" w:rsidRDefault="0044082B" w:rsidP="0044082B">
                  <w:pPr>
                    <w:rPr>
                      <w:bCs/>
                      <w:color w:val="1F497D"/>
                    </w:rPr>
                  </w:pPr>
                </w:p>
                <w:p w14:paraId="37EB79CC" w14:textId="77777777" w:rsidR="0044082B" w:rsidRPr="004A46FF" w:rsidRDefault="0044082B" w:rsidP="0044082B">
                  <w:pPr>
                    <w:rPr>
                      <w:b/>
                      <w:bCs/>
                      <w:color w:val="1F497D"/>
                    </w:rPr>
                  </w:pPr>
                  <w:r w:rsidRPr="004A46FF">
                    <w:rPr>
                      <w:b/>
                      <w:bCs/>
                      <w:color w:val="1F497D"/>
                    </w:rPr>
                    <w:t>Inclusive (non a pagamento):</w:t>
                  </w:r>
                </w:p>
                <w:p w14:paraId="5FAC4F7D" w14:textId="77777777" w:rsidR="0044082B" w:rsidRDefault="0044082B" w:rsidP="0044082B">
                  <w:pPr>
                    <w:pStyle w:val="Paragrafoelenco"/>
                    <w:numPr>
                      <w:ilvl w:val="0"/>
                      <w:numId w:val="28"/>
                    </w:numPr>
                    <w:ind w:left="194" w:right="-212" w:hanging="194"/>
                    <w:rPr>
                      <w:rFonts w:ascii="Calibri" w:eastAsia="Times New Roman" w:hAnsi="Calibri" w:cs="Calibri"/>
                      <w:b/>
                      <w:color w:val="4472C4"/>
                      <w:lang w:eastAsia="it-IT"/>
                    </w:rPr>
                  </w:pPr>
                  <w:r w:rsidRPr="004A46FF">
                    <w:rPr>
                      <w:rFonts w:ascii="Calibri" w:eastAsia="Times New Roman" w:hAnsi="Calibri" w:cs="Calibri"/>
                      <w:b/>
                      <w:color w:val="4472C4"/>
                      <w:lang w:eastAsia="it-IT"/>
                    </w:rPr>
                    <w:t>Danni da interruzione di attività</w:t>
                  </w:r>
                </w:p>
                <w:p w14:paraId="70725A14" w14:textId="77777777" w:rsidR="0044082B" w:rsidRDefault="0044082B" w:rsidP="0044082B">
                  <w:pPr>
                    <w:pStyle w:val="Paragrafoelenco"/>
                    <w:numPr>
                      <w:ilvl w:val="0"/>
                      <w:numId w:val="28"/>
                    </w:numPr>
                    <w:ind w:left="194" w:right="-212" w:hanging="194"/>
                    <w:rPr>
                      <w:rFonts w:ascii="Calibri" w:eastAsia="Times New Roman" w:hAnsi="Calibri" w:cs="Calibri"/>
                      <w:b/>
                      <w:color w:val="4472C4"/>
                      <w:lang w:eastAsia="it-IT"/>
                    </w:rPr>
                  </w:pPr>
                  <w:r w:rsidRPr="004A46FF">
                    <w:rPr>
                      <w:rFonts w:ascii="Calibri" w:eastAsia="Times New Roman" w:hAnsi="Calibri" w:cs="Calibri"/>
                      <w:b/>
                      <w:color w:val="4472C4"/>
                      <w:lang w:eastAsia="it-IT"/>
                    </w:rPr>
                    <w:t>Danni ad immobili</w:t>
                  </w:r>
                </w:p>
                <w:p w14:paraId="6DF6B224" w14:textId="77777777" w:rsidR="0044082B" w:rsidRDefault="0044082B" w:rsidP="0044082B">
                  <w:pPr>
                    <w:pStyle w:val="Paragrafoelenco"/>
                    <w:numPr>
                      <w:ilvl w:val="0"/>
                      <w:numId w:val="28"/>
                    </w:numPr>
                    <w:ind w:left="194" w:right="-212" w:hanging="194"/>
                    <w:rPr>
                      <w:rFonts w:ascii="Calibri" w:eastAsia="Times New Roman" w:hAnsi="Calibri" w:cs="Calibri"/>
                      <w:b/>
                      <w:color w:val="4472C4"/>
                      <w:lang w:eastAsia="it-IT"/>
                    </w:rPr>
                  </w:pPr>
                  <w:r w:rsidRPr="004A46FF">
                    <w:rPr>
                      <w:rFonts w:ascii="Calibri" w:eastAsia="Times New Roman" w:hAnsi="Calibri" w:cs="Calibri"/>
                      <w:b/>
                      <w:color w:val="4472C4"/>
                      <w:lang w:eastAsia="it-IT"/>
                    </w:rPr>
                    <w:t>Danni al prodotto contenuto</w:t>
                  </w:r>
                  <w:r w:rsidRPr="00FB0061">
                    <w:rPr>
                      <w:rFonts w:ascii="Calibri" w:eastAsia="Times New Roman" w:hAnsi="Calibri" w:cs="Calibri"/>
                      <w:b/>
                      <w:color w:val="4472C4"/>
                      <w:lang w:eastAsia="it-IT"/>
                    </w:rPr>
                    <w:t xml:space="preserve"> </w:t>
                  </w:r>
                </w:p>
                <w:p w14:paraId="2C1CF91A" w14:textId="77777777" w:rsidR="0044082B" w:rsidRDefault="0044082B" w:rsidP="0044082B">
                  <w:pPr>
                    <w:pStyle w:val="Paragrafoelenco"/>
                    <w:numPr>
                      <w:ilvl w:val="0"/>
                      <w:numId w:val="28"/>
                    </w:numPr>
                    <w:ind w:left="194" w:right="-212" w:hanging="194"/>
                    <w:rPr>
                      <w:rFonts w:ascii="Calibri" w:eastAsia="Times New Roman" w:hAnsi="Calibri" w:cs="Calibri"/>
                      <w:b/>
                      <w:color w:val="4472C4"/>
                      <w:lang w:eastAsia="it-IT"/>
                    </w:rPr>
                  </w:pPr>
                  <w:r w:rsidRPr="004A46FF">
                    <w:rPr>
                      <w:rFonts w:ascii="Calibri" w:eastAsia="Times New Roman" w:hAnsi="Calibri" w:cs="Calibri"/>
                      <w:b/>
                      <w:color w:val="4472C4"/>
                      <w:lang w:eastAsia="it-IT"/>
                    </w:rPr>
                    <w:t>Danni al prodotto finito</w:t>
                  </w:r>
                </w:p>
                <w:p w14:paraId="6E8D352E" w14:textId="77777777" w:rsidR="0044082B" w:rsidRDefault="0044082B" w:rsidP="0044082B">
                  <w:pPr>
                    <w:pStyle w:val="Paragrafoelenco"/>
                    <w:numPr>
                      <w:ilvl w:val="0"/>
                      <w:numId w:val="28"/>
                    </w:numPr>
                    <w:ind w:left="194" w:right="-212" w:hanging="194"/>
                    <w:rPr>
                      <w:rFonts w:ascii="Calibri" w:eastAsia="Times New Roman" w:hAnsi="Calibri" w:cs="Calibri"/>
                      <w:b/>
                      <w:color w:val="4472C4"/>
                      <w:lang w:eastAsia="it-IT"/>
                    </w:rPr>
                  </w:pPr>
                  <w:r w:rsidRPr="004A46FF">
                    <w:rPr>
                      <w:rFonts w:ascii="Calibri" w:eastAsia="Times New Roman" w:hAnsi="Calibri" w:cs="Calibri"/>
                      <w:b/>
                      <w:color w:val="4472C4"/>
                      <w:lang w:eastAsia="it-IT"/>
                    </w:rPr>
                    <w:t>Danni da mancata germinazione dei sementi</w:t>
                  </w:r>
                </w:p>
                <w:p w14:paraId="3A3E24A4" w14:textId="77777777" w:rsidR="0044082B" w:rsidRDefault="0044082B" w:rsidP="0044082B">
                  <w:pPr>
                    <w:pStyle w:val="Paragrafoelenco"/>
                    <w:numPr>
                      <w:ilvl w:val="0"/>
                      <w:numId w:val="28"/>
                    </w:numPr>
                    <w:ind w:left="194" w:right="-212" w:hanging="194"/>
                    <w:rPr>
                      <w:rFonts w:ascii="Calibri" w:eastAsia="Times New Roman" w:hAnsi="Calibri" w:cs="Calibri"/>
                      <w:b/>
                      <w:color w:val="4472C4"/>
                      <w:lang w:eastAsia="it-IT"/>
                    </w:rPr>
                  </w:pPr>
                  <w:r w:rsidRPr="004A46FF">
                    <w:rPr>
                      <w:rFonts w:ascii="Calibri" w:eastAsia="Times New Roman" w:hAnsi="Calibri" w:cs="Calibri"/>
                      <w:b/>
                      <w:color w:val="4472C4"/>
                      <w:lang w:eastAsia="it-IT"/>
                    </w:rPr>
                    <w:t>Danni da incendio</w:t>
                  </w:r>
                  <w:r w:rsidRPr="00FB0061">
                    <w:rPr>
                      <w:rFonts w:ascii="Calibri" w:eastAsia="Times New Roman" w:hAnsi="Calibri" w:cs="Calibri"/>
                      <w:b/>
                      <w:color w:val="4472C4"/>
                      <w:lang w:eastAsia="it-IT"/>
                    </w:rPr>
                    <w:t xml:space="preserve"> </w:t>
                  </w:r>
                </w:p>
                <w:p w14:paraId="7D107606" w14:textId="77777777" w:rsidR="0044082B" w:rsidRDefault="0044082B" w:rsidP="0044082B">
                  <w:pPr>
                    <w:pStyle w:val="Paragrafoelenco"/>
                    <w:numPr>
                      <w:ilvl w:val="0"/>
                      <w:numId w:val="28"/>
                    </w:numPr>
                    <w:ind w:left="194" w:right="-212" w:hanging="194"/>
                    <w:rPr>
                      <w:rFonts w:ascii="Calibri" w:eastAsia="Times New Roman" w:hAnsi="Calibri" w:cs="Calibri"/>
                      <w:b/>
                      <w:color w:val="4472C4"/>
                      <w:lang w:eastAsia="it-IT"/>
                    </w:rPr>
                  </w:pPr>
                  <w:r w:rsidRPr="004A46FF">
                    <w:rPr>
                      <w:rFonts w:ascii="Calibri" w:eastAsia="Times New Roman" w:hAnsi="Calibri" w:cs="Calibri"/>
                      <w:b/>
                      <w:color w:val="4472C4"/>
                      <w:lang w:eastAsia="it-IT"/>
                    </w:rPr>
                    <w:t>Danni da inquinamento accidentale</w:t>
                  </w:r>
                </w:p>
                <w:p w14:paraId="7B8CCB32" w14:textId="77777777" w:rsidR="0044082B" w:rsidRPr="00572E96" w:rsidRDefault="0044082B" w:rsidP="0044082B">
                  <w:pPr>
                    <w:rPr>
                      <w:b/>
                      <w:bCs/>
                      <w:color w:val="FF0000"/>
                      <w:u w:val="single"/>
                    </w:rPr>
                  </w:pPr>
                </w:p>
              </w:tc>
              <w:tc>
                <w:tcPr>
                  <w:tcW w:w="2126" w:type="dxa"/>
                  <w:gridSpan w:val="2"/>
                  <w:tcBorders>
                    <w:right w:val="single" w:sz="12" w:space="0" w:color="auto"/>
                  </w:tcBorders>
                </w:tcPr>
                <w:p w14:paraId="413FB991" w14:textId="77777777" w:rsidR="0044082B" w:rsidRPr="00572E96" w:rsidRDefault="0044082B" w:rsidP="0044082B">
                  <w:pPr>
                    <w:rPr>
                      <w:b/>
                      <w:bCs/>
                      <w:color w:val="1F497D"/>
                    </w:rPr>
                  </w:pPr>
                  <w:r w:rsidRPr="00572E96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  <w:lang w:eastAsia="it-IT"/>
                    </w:rPr>
                    <w:t>(</w:t>
                  </w:r>
                  <w:r w:rsidRPr="00572E96">
                    <w:rPr>
                      <w:b/>
                      <w:bCs/>
                      <w:color w:val="1F497D"/>
                    </w:rPr>
                    <w:t>Massimali/</w:t>
                  </w:r>
                </w:p>
                <w:p w14:paraId="44BED56E" w14:textId="77777777" w:rsidR="0044082B" w:rsidRPr="00572E96" w:rsidRDefault="0044082B" w:rsidP="0044082B">
                  <w:pPr>
                    <w:rPr>
                      <w:b/>
                      <w:bCs/>
                      <w:color w:val="1F497D"/>
                    </w:rPr>
                  </w:pPr>
                  <w:r w:rsidRPr="00572E96">
                    <w:rPr>
                      <w:b/>
                      <w:bCs/>
                      <w:color w:val="1F497D"/>
                    </w:rPr>
                    <w:t>Sotto limiti:</w:t>
                  </w:r>
                </w:p>
                <w:p w14:paraId="1F4DFF57" w14:textId="70E7AAA0" w:rsidR="0044082B" w:rsidRPr="00572E96" w:rsidRDefault="0044082B" w:rsidP="0044082B">
                  <w:pPr>
                    <w:rPr>
                      <w:b/>
                      <w:u w:val="single"/>
                    </w:rPr>
                  </w:pPr>
                  <w:r w:rsidRPr="00572E96">
                    <w:rPr>
                      <w:b/>
                      <w:bCs/>
                      <w:color w:val="1F497D"/>
                    </w:rPr>
                    <w:t xml:space="preserve">Vedi </w:t>
                  </w:r>
                  <w:r w:rsidRPr="00572E96">
                    <w:rPr>
                      <w:b/>
                      <w:bCs/>
                      <w:color w:val="FF0000"/>
                      <w:u w:val="single"/>
                    </w:rPr>
                    <w:t>Allegato 1</w:t>
                  </w:r>
                </w:p>
              </w:tc>
            </w:tr>
            <w:tr w:rsidR="0044082B" w:rsidRPr="00572E96" w14:paraId="39F8E960" w14:textId="77777777" w:rsidTr="001B3D99">
              <w:trPr>
                <w:gridAfter w:val="1"/>
                <w:wAfter w:w="13" w:type="dxa"/>
                <w:trHeight w:val="260"/>
              </w:trPr>
              <w:tc>
                <w:tcPr>
                  <w:tcW w:w="1861" w:type="dxa"/>
                  <w:gridSpan w:val="2"/>
                  <w:vMerge/>
                  <w:tcBorders>
                    <w:left w:val="single" w:sz="12" w:space="0" w:color="auto"/>
                    <w:right w:val="single" w:sz="12" w:space="0" w:color="auto"/>
                  </w:tcBorders>
                  <w:shd w:val="pct5" w:color="auto" w:fill="auto"/>
                </w:tcPr>
                <w:p w14:paraId="35083CFA" w14:textId="77777777" w:rsidR="0044082B" w:rsidRPr="00572E96" w:rsidRDefault="0044082B" w:rsidP="0044082B">
                  <w:pPr>
                    <w:rPr>
                      <w:b/>
                      <w:u w:val="single"/>
                    </w:rPr>
                  </w:pPr>
                </w:p>
              </w:tc>
              <w:tc>
                <w:tcPr>
                  <w:tcW w:w="1414" w:type="dxa"/>
                  <w:vMerge/>
                  <w:tcBorders>
                    <w:left w:val="single" w:sz="12" w:space="0" w:color="auto"/>
                  </w:tcBorders>
                </w:tcPr>
                <w:p w14:paraId="18180B0E" w14:textId="77777777" w:rsidR="0044082B" w:rsidRPr="00572E96" w:rsidRDefault="0044082B" w:rsidP="0044082B">
                  <w:pPr>
                    <w:rPr>
                      <w:b/>
                      <w:bCs/>
                      <w:color w:val="FF0000"/>
                      <w:u w:val="single"/>
                    </w:rPr>
                  </w:pPr>
                </w:p>
              </w:tc>
              <w:tc>
                <w:tcPr>
                  <w:tcW w:w="3269" w:type="dxa"/>
                </w:tcPr>
                <w:p w14:paraId="6D6CCF75" w14:textId="77777777" w:rsidR="0044082B" w:rsidRPr="00572E96" w:rsidRDefault="0044082B" w:rsidP="0044082B">
                  <w:pPr>
                    <w:rPr>
                      <w:b/>
                      <w:bCs/>
                      <w:color w:val="FF0000"/>
                      <w:u w:val="single"/>
                    </w:rPr>
                  </w:pPr>
                  <w:r w:rsidRPr="00572E96">
                    <w:rPr>
                      <w:b/>
                      <w:bCs/>
                      <w:color w:val="FF0000"/>
                      <w:u w:val="single"/>
                    </w:rPr>
                    <w:t>R.C. Inquinamento</w:t>
                  </w:r>
                  <w:r>
                    <w:rPr>
                      <w:b/>
                      <w:bCs/>
                      <w:color w:val="FF0000"/>
                      <w:u w:val="single"/>
                    </w:rPr>
                    <w:t xml:space="preserve"> (R.C.I.)</w:t>
                  </w:r>
                </w:p>
                <w:p w14:paraId="025F9E43" w14:textId="4FCE3D76" w:rsidR="0044082B" w:rsidRDefault="0044082B" w:rsidP="0044082B">
                  <w:pPr>
                    <w:rPr>
                      <w:b/>
                      <w:bCs/>
                      <w:color w:val="FF0000"/>
                      <w:u w:val="single"/>
                    </w:rPr>
                  </w:pPr>
                  <w:r>
                    <w:rPr>
                      <w:b/>
                      <w:bCs/>
                      <w:color w:val="FF0000"/>
                      <w:u w:val="single"/>
                    </w:rPr>
                    <w:t>(</w:t>
                  </w:r>
                  <w:r w:rsidRPr="003A1938">
                    <w:rPr>
                      <w:b/>
                      <w:color w:val="FF0000"/>
                      <w:u w:val="single"/>
                    </w:rPr>
                    <w:t>Claims Made)</w:t>
                  </w:r>
                </w:p>
                <w:p w14:paraId="3618ACB0" w14:textId="77777777" w:rsidR="0044082B" w:rsidRPr="003A1938" w:rsidRDefault="0044082B" w:rsidP="0044082B">
                  <w:pPr>
                    <w:rPr>
                      <w:b/>
                      <w:color w:val="FF0000"/>
                      <w:u w:val="single"/>
                    </w:rPr>
                  </w:pPr>
                </w:p>
                <w:p w14:paraId="29473367" w14:textId="77777777" w:rsidR="0044082B" w:rsidRDefault="0044082B" w:rsidP="0044082B">
                  <w:pPr>
                    <w:rPr>
                      <w:bCs/>
                      <w:color w:val="1F497D"/>
                    </w:rPr>
                  </w:pPr>
                  <w:r w:rsidRPr="00EC305B">
                    <w:rPr>
                      <w:bCs/>
                      <w:color w:val="1F497D"/>
                    </w:rPr>
                    <w:t>Danni da inquinamento accidentale</w:t>
                  </w:r>
                </w:p>
                <w:p w14:paraId="2B8BBFB4" w14:textId="77777777" w:rsidR="0044082B" w:rsidRPr="00EE62FC" w:rsidRDefault="0044082B" w:rsidP="0044082B">
                  <w:pPr>
                    <w:spacing w:after="160" w:line="259" w:lineRule="auto"/>
                    <w:rPr>
                      <w:bCs/>
                      <w:color w:val="FF0000"/>
                      <w:sz w:val="6"/>
                      <w:u w:val="single"/>
                    </w:rPr>
                  </w:pPr>
                </w:p>
                <w:p w14:paraId="2B46193C" w14:textId="2A42DDF0" w:rsidR="0044082B" w:rsidRPr="003A1938" w:rsidRDefault="0044082B" w:rsidP="0044082B">
                  <w:pPr>
                    <w:rPr>
                      <w:b/>
                      <w:color w:val="1F497D"/>
                      <w:u w:val="single"/>
                    </w:rPr>
                  </w:pPr>
                  <w:r w:rsidRPr="00572E96">
                    <w:rPr>
                      <w:b/>
                      <w:bCs/>
                      <w:color w:val="1F497D"/>
                    </w:rPr>
                    <w:t xml:space="preserve">Garanzia acquistabile </w:t>
                  </w:r>
                  <w:r w:rsidRPr="00572E96">
                    <w:rPr>
                      <w:b/>
                      <w:bCs/>
                      <w:color w:val="1F497D"/>
                      <w:u w:val="single"/>
                    </w:rPr>
                    <w:t xml:space="preserve">in abbinamento </w:t>
                  </w:r>
                  <w:r>
                    <w:rPr>
                      <w:b/>
                      <w:bCs/>
                      <w:color w:val="1F497D"/>
                      <w:u w:val="single"/>
                    </w:rPr>
                    <w:t xml:space="preserve">obbligatoriamente alla </w:t>
                  </w:r>
                  <w:r w:rsidRPr="00572E96">
                    <w:rPr>
                      <w:b/>
                      <w:bCs/>
                      <w:color w:val="1F497D"/>
                      <w:u w:val="single"/>
                    </w:rPr>
                    <w:t xml:space="preserve">Garanzia </w:t>
                  </w:r>
                  <w:r w:rsidRPr="004A46FF">
                    <w:rPr>
                      <w:b/>
                      <w:bCs/>
                      <w:color w:val="1F497D"/>
                      <w:u w:val="single"/>
                    </w:rPr>
                    <w:t>RCT</w:t>
                  </w:r>
                  <w:r>
                    <w:rPr>
                      <w:b/>
                      <w:bCs/>
                      <w:color w:val="1F497D"/>
                      <w:u w:val="single"/>
                    </w:rPr>
                    <w:t>.</w:t>
                  </w:r>
                </w:p>
                <w:p w14:paraId="6880AE3E" w14:textId="2BA97530" w:rsidR="0044082B" w:rsidRDefault="0044082B" w:rsidP="0044082B">
                  <w:pPr>
                    <w:rPr>
                      <w:b/>
                      <w:bCs/>
                      <w:color w:val="1F497D"/>
                      <w:u w:val="single"/>
                    </w:rPr>
                  </w:pPr>
                </w:p>
                <w:p w14:paraId="1F018529" w14:textId="77777777" w:rsidR="0044082B" w:rsidRDefault="0044082B" w:rsidP="0044082B">
                  <w:pPr>
                    <w:rPr>
                      <w:bCs/>
                      <w:color w:val="1F497D"/>
                      <w:u w:val="single"/>
                    </w:rPr>
                  </w:pPr>
                </w:p>
                <w:p w14:paraId="3B42D928" w14:textId="77777777" w:rsidR="0044082B" w:rsidRDefault="0044082B" w:rsidP="0044082B">
                  <w:pPr>
                    <w:rPr>
                      <w:bCs/>
                      <w:color w:val="1F497D"/>
                      <w:u w:val="single"/>
                    </w:rPr>
                  </w:pPr>
                  <w:r w:rsidRPr="00FB0061">
                    <w:rPr>
                      <w:bCs/>
                      <w:color w:val="1F497D"/>
                      <w:u w:val="single"/>
                    </w:rPr>
                    <w:t>Questa garanzia va inserita a livello di singolo bene immobile (qualora scelta dal singolo)</w:t>
                  </w:r>
                </w:p>
                <w:p w14:paraId="0E919C84" w14:textId="77777777" w:rsidR="0044082B" w:rsidRPr="00572E96" w:rsidRDefault="0044082B" w:rsidP="0044082B">
                  <w:pPr>
                    <w:rPr>
                      <w:b/>
                      <w:bCs/>
                      <w:color w:val="FF0000"/>
                      <w:u w:val="single"/>
                    </w:rPr>
                  </w:pPr>
                </w:p>
              </w:tc>
              <w:tc>
                <w:tcPr>
                  <w:tcW w:w="2126" w:type="dxa"/>
                  <w:gridSpan w:val="2"/>
                  <w:tcBorders>
                    <w:right w:val="single" w:sz="12" w:space="0" w:color="auto"/>
                  </w:tcBorders>
                </w:tcPr>
                <w:p w14:paraId="159EFE22" w14:textId="77777777" w:rsidR="0044082B" w:rsidRPr="00572E96" w:rsidRDefault="0044082B" w:rsidP="0044082B">
                  <w:pPr>
                    <w:rPr>
                      <w:b/>
                      <w:bCs/>
                      <w:color w:val="1F497D"/>
                    </w:rPr>
                  </w:pPr>
                  <w:r w:rsidRPr="00572E96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  <w:lang w:eastAsia="it-IT"/>
                    </w:rPr>
                    <w:lastRenderedPageBreak/>
                    <w:t>(</w:t>
                  </w:r>
                  <w:r w:rsidRPr="00572E96">
                    <w:rPr>
                      <w:b/>
                      <w:bCs/>
                      <w:color w:val="1F497D"/>
                    </w:rPr>
                    <w:t>Massimali/</w:t>
                  </w:r>
                </w:p>
                <w:p w14:paraId="0F881B6C" w14:textId="77777777" w:rsidR="0044082B" w:rsidRPr="00572E96" w:rsidRDefault="0044082B" w:rsidP="0044082B">
                  <w:pPr>
                    <w:rPr>
                      <w:b/>
                      <w:bCs/>
                      <w:color w:val="1F497D"/>
                    </w:rPr>
                  </w:pPr>
                  <w:r w:rsidRPr="00572E96">
                    <w:rPr>
                      <w:b/>
                      <w:bCs/>
                      <w:color w:val="1F497D"/>
                    </w:rPr>
                    <w:t>Sotto limiti:</w:t>
                  </w:r>
                </w:p>
                <w:p w14:paraId="523442F1" w14:textId="1A2EC061" w:rsidR="0044082B" w:rsidRPr="00572E96" w:rsidRDefault="0044082B" w:rsidP="0044082B">
                  <w:pPr>
                    <w:rPr>
                      <w:b/>
                      <w:u w:val="single"/>
                    </w:rPr>
                  </w:pPr>
                  <w:r w:rsidRPr="00572E96">
                    <w:rPr>
                      <w:b/>
                      <w:bCs/>
                      <w:color w:val="1F497D"/>
                    </w:rPr>
                    <w:t xml:space="preserve">Vedi </w:t>
                  </w:r>
                  <w:r w:rsidRPr="00572E96">
                    <w:rPr>
                      <w:b/>
                      <w:bCs/>
                      <w:color w:val="FF0000"/>
                      <w:u w:val="single"/>
                    </w:rPr>
                    <w:t>Allegato 1</w:t>
                  </w:r>
                </w:p>
              </w:tc>
            </w:tr>
            <w:tr w:rsidR="0044082B" w:rsidRPr="00572E96" w14:paraId="4D2B4895" w14:textId="77777777" w:rsidTr="005B3A7F">
              <w:trPr>
                <w:trHeight w:val="99"/>
              </w:trPr>
              <w:tc>
                <w:tcPr>
                  <w:tcW w:w="8683" w:type="dxa"/>
                  <w:gridSpan w:val="7"/>
                  <w:tcBorders>
                    <w:top w:val="single" w:sz="12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auto"/>
                </w:tcPr>
                <w:p w14:paraId="7A5CE234" w14:textId="77777777" w:rsidR="0044082B" w:rsidRDefault="0044082B" w:rsidP="0044082B">
                  <w:pPr>
                    <w:ind w:right="486"/>
                    <w:rPr>
                      <w:b/>
                      <w:bCs/>
                      <w:color w:val="1F497D"/>
                      <w:sz w:val="16"/>
                    </w:rPr>
                  </w:pPr>
                </w:p>
                <w:p w14:paraId="585EF008" w14:textId="77777777" w:rsidR="0044082B" w:rsidRPr="00EE62FC" w:rsidRDefault="0044082B" w:rsidP="0044082B">
                  <w:pPr>
                    <w:spacing w:after="160" w:line="259" w:lineRule="auto"/>
                    <w:ind w:right="486"/>
                    <w:rPr>
                      <w:b/>
                      <w:bCs/>
                      <w:color w:val="1F497D"/>
                      <w:sz w:val="16"/>
                    </w:rPr>
                  </w:pPr>
                </w:p>
              </w:tc>
            </w:tr>
            <w:tr w:rsidR="0044082B" w:rsidRPr="00572E96" w14:paraId="7CB6AC14" w14:textId="77777777" w:rsidTr="005B3A7F">
              <w:trPr>
                <w:gridAfter w:val="1"/>
                <w:wAfter w:w="13" w:type="dxa"/>
                <w:trHeight w:val="185"/>
              </w:trPr>
              <w:tc>
                <w:tcPr>
                  <w:tcW w:w="1861" w:type="dxa"/>
                  <w:gridSpan w:val="2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shd w:val="pct10" w:color="auto" w:fill="auto"/>
                </w:tcPr>
                <w:p w14:paraId="108C68A1" w14:textId="77777777" w:rsidR="0044082B" w:rsidRPr="00572E96" w:rsidRDefault="0044082B" w:rsidP="0044082B">
                  <w:pPr>
                    <w:rPr>
                      <w:bCs/>
                      <w:color w:val="1F497D"/>
                    </w:rPr>
                  </w:pPr>
                  <w:r w:rsidRPr="00572E96">
                    <w:rPr>
                      <w:bCs/>
                      <w:color w:val="1F497D"/>
                    </w:rPr>
                    <w:t xml:space="preserve">SEZIONE </w:t>
                  </w:r>
                  <w:r w:rsidRPr="00572E96">
                    <w:rPr>
                      <w:b/>
                      <w:bCs/>
                      <w:color w:val="FF0000"/>
                    </w:rPr>
                    <w:t>C</w:t>
                  </w:r>
                  <w:r w:rsidRPr="00572E96">
                    <w:rPr>
                      <w:bCs/>
                      <w:color w:val="1F497D"/>
                    </w:rPr>
                    <w:t>)</w:t>
                  </w:r>
                </w:p>
              </w:tc>
              <w:tc>
                <w:tcPr>
                  <w:tcW w:w="4683" w:type="dxa"/>
                  <w:gridSpan w:val="2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</w:tcBorders>
                  <w:shd w:val="pct10" w:color="auto" w:fill="auto"/>
                </w:tcPr>
                <w:p w14:paraId="75969C8F" w14:textId="77777777" w:rsidR="0044082B" w:rsidRPr="00572E96" w:rsidRDefault="0044082B" w:rsidP="0044082B">
                  <w:pPr>
                    <w:rPr>
                      <w:bCs/>
                      <w:color w:val="1F497D"/>
                    </w:rPr>
                  </w:pPr>
                  <w:r w:rsidRPr="00572E96">
                    <w:rPr>
                      <w:bCs/>
                      <w:color w:val="1F497D"/>
                    </w:rPr>
                    <w:t>GARANZIA</w:t>
                  </w:r>
                </w:p>
              </w:tc>
              <w:tc>
                <w:tcPr>
                  <w:tcW w:w="2126" w:type="dxa"/>
                  <w:gridSpan w:val="2"/>
                  <w:tcBorders>
                    <w:top w:val="single" w:sz="12" w:space="0" w:color="auto"/>
                    <w:bottom w:val="single" w:sz="12" w:space="0" w:color="auto"/>
                    <w:right w:val="single" w:sz="12" w:space="0" w:color="auto"/>
                  </w:tcBorders>
                  <w:shd w:val="pct10" w:color="auto" w:fill="auto"/>
                </w:tcPr>
                <w:p w14:paraId="2E01235E" w14:textId="77777777" w:rsidR="0044082B" w:rsidRPr="00572E96" w:rsidRDefault="0044082B" w:rsidP="0044082B">
                  <w:pPr>
                    <w:rPr>
                      <w:bCs/>
                      <w:color w:val="1F497D"/>
                    </w:rPr>
                  </w:pPr>
                  <w:r w:rsidRPr="00572E96">
                    <w:rPr>
                      <w:bCs/>
                      <w:color w:val="1F497D"/>
                    </w:rPr>
                    <w:t>MASSIMALI</w:t>
                  </w:r>
                </w:p>
              </w:tc>
            </w:tr>
            <w:tr w:rsidR="0044082B" w:rsidRPr="00572E96" w14:paraId="272E9EE7" w14:textId="77777777" w:rsidTr="005B3A7F">
              <w:trPr>
                <w:gridAfter w:val="1"/>
                <w:wAfter w:w="13" w:type="dxa"/>
                <w:trHeight w:val="582"/>
              </w:trPr>
              <w:tc>
                <w:tcPr>
                  <w:tcW w:w="1861" w:type="dxa"/>
                  <w:gridSpan w:val="2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shd w:val="pct5" w:color="auto" w:fill="auto"/>
                </w:tcPr>
                <w:p w14:paraId="06F480CB" w14:textId="77777777" w:rsidR="0044082B" w:rsidRDefault="0044082B" w:rsidP="0044082B">
                  <w:pPr>
                    <w:rPr>
                      <w:b/>
                      <w:bCs/>
                      <w:color w:val="1F497D"/>
                    </w:rPr>
                  </w:pPr>
                </w:p>
                <w:p w14:paraId="6CFD933B" w14:textId="77777777" w:rsidR="0044082B" w:rsidRPr="00572E96" w:rsidRDefault="0044082B" w:rsidP="0044082B">
                  <w:pPr>
                    <w:rPr>
                      <w:b/>
                      <w:bCs/>
                      <w:color w:val="1F497D"/>
                      <w:u w:val="single"/>
                    </w:rPr>
                  </w:pPr>
                  <w:r w:rsidRPr="00572E96">
                    <w:rPr>
                      <w:b/>
                      <w:bCs/>
                      <w:color w:val="1F497D"/>
                    </w:rPr>
                    <w:t xml:space="preserve">FURTO </w:t>
                  </w:r>
                </w:p>
              </w:tc>
              <w:tc>
                <w:tcPr>
                  <w:tcW w:w="4683" w:type="dxa"/>
                  <w:gridSpan w:val="2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</w:tcBorders>
                </w:tcPr>
                <w:p w14:paraId="57063412" w14:textId="77777777" w:rsidR="0044082B" w:rsidRDefault="0044082B" w:rsidP="0044082B">
                  <w:pPr>
                    <w:rPr>
                      <w:b/>
                      <w:bCs/>
                      <w:color w:val="FF0000"/>
                      <w:u w:val="single"/>
                    </w:rPr>
                  </w:pPr>
                </w:p>
                <w:p w14:paraId="24087746" w14:textId="18D8B25D" w:rsidR="0044082B" w:rsidRPr="00572E96" w:rsidRDefault="0044082B" w:rsidP="0044082B">
                  <w:pPr>
                    <w:rPr>
                      <w:b/>
                      <w:bCs/>
                      <w:color w:val="1F497D"/>
                    </w:rPr>
                  </w:pPr>
                  <w:r w:rsidRPr="00572E96">
                    <w:rPr>
                      <w:b/>
                      <w:bCs/>
                      <w:color w:val="FF0000"/>
                      <w:u w:val="single"/>
                    </w:rPr>
                    <w:t xml:space="preserve">FURTO E RAPINA ED ESTORSIONE </w:t>
                  </w:r>
                  <w:r w:rsidRPr="00572E96">
                    <w:rPr>
                      <w:b/>
                      <w:bCs/>
                      <w:color w:val="1F497D"/>
                    </w:rPr>
                    <w:t>(Opzionale)</w:t>
                  </w:r>
                </w:p>
                <w:p w14:paraId="73D47F02" w14:textId="0607AD80" w:rsidR="0044082B" w:rsidRPr="00572E96" w:rsidRDefault="0044082B" w:rsidP="0044082B">
                  <w:pPr>
                    <w:rPr>
                      <w:bCs/>
                      <w:color w:val="1F497D"/>
                    </w:rPr>
                  </w:pPr>
                  <w:r w:rsidRPr="00572E96">
                    <w:rPr>
                      <w:bCs/>
                      <w:color w:val="1F497D"/>
                    </w:rPr>
                    <w:t>(</w:t>
                  </w:r>
                  <w:r w:rsidRPr="00572E96">
                    <w:rPr>
                      <w:bCs/>
                      <w:color w:val="1F497D"/>
                      <w:u w:val="single"/>
                    </w:rPr>
                    <w:t>Acquistabile in abbinamento a garanzia Incendio Fabbricato o Rischio locativo</w:t>
                  </w:r>
                  <w:r w:rsidR="00B45DD3" w:rsidRPr="003A1938">
                    <w:rPr>
                      <w:color w:val="1F497D"/>
                      <w:u w:val="single"/>
                    </w:rPr>
                    <w:t>)</w:t>
                  </w:r>
                  <w:r>
                    <w:rPr>
                      <w:bCs/>
                      <w:color w:val="1F497D"/>
                      <w:u w:val="single"/>
                    </w:rPr>
                    <w:t xml:space="preserve"> </w:t>
                  </w:r>
                </w:p>
                <w:p w14:paraId="21621ADC" w14:textId="77777777" w:rsidR="0044082B" w:rsidRDefault="0044082B" w:rsidP="0044082B">
                  <w:pPr>
                    <w:spacing w:after="160" w:line="259" w:lineRule="auto"/>
                    <w:rPr>
                      <w:del w:id="28" w:author="Mario Silla" w:date="2022-09-12T09:13:00Z"/>
                      <w:bCs/>
                      <w:color w:val="1F497D"/>
                      <w:sz w:val="10"/>
                    </w:rPr>
                  </w:pPr>
                </w:p>
                <w:p w14:paraId="4BAD268A" w14:textId="77777777" w:rsidR="00286F48" w:rsidRDefault="00286F48" w:rsidP="0044082B">
                  <w:pPr>
                    <w:spacing w:after="160" w:line="259" w:lineRule="auto"/>
                    <w:rPr>
                      <w:del w:id="29" w:author="Mario Silla" w:date="2022-09-12T09:13:00Z"/>
                      <w:bCs/>
                      <w:color w:val="1F497D"/>
                      <w:sz w:val="10"/>
                    </w:rPr>
                  </w:pPr>
                </w:p>
                <w:p w14:paraId="09600DA3" w14:textId="25B26FF4" w:rsidR="003739F2" w:rsidRDefault="003739F2" w:rsidP="003739F2">
                  <w:pPr>
                    <w:rPr>
                      <w:ins w:id="30" w:author="Mario Silla" w:date="2022-09-12T09:13:00Z"/>
                      <w:bCs/>
                      <w:color w:val="1F497D"/>
                    </w:rPr>
                  </w:pPr>
                  <w:ins w:id="31" w:author="Mario Silla" w:date="2022-09-12T09:13:00Z">
                    <w:r>
                      <w:rPr>
                        <w:bCs/>
                        <w:color w:val="1F497D"/>
                      </w:rPr>
                      <w:t xml:space="preserve">Assicurato il </w:t>
                    </w:r>
                    <w:r w:rsidRPr="003739F2">
                      <w:rPr>
                        <w:bCs/>
                        <w:color w:val="1F497D"/>
                      </w:rPr>
                      <w:t>Contenuto dell'attività situato nell'ubicazione indicata in polizza, anche se di proprietà di terzi</w:t>
                    </w:r>
                  </w:ins>
                </w:p>
                <w:p w14:paraId="2BF509A1" w14:textId="77777777" w:rsidR="00286F48" w:rsidRPr="00EE62FC" w:rsidRDefault="00286F48" w:rsidP="0044082B">
                  <w:pPr>
                    <w:spacing w:after="160" w:line="259" w:lineRule="auto"/>
                    <w:rPr>
                      <w:bCs/>
                      <w:color w:val="1F497D"/>
                      <w:sz w:val="10"/>
                    </w:rPr>
                  </w:pPr>
                </w:p>
                <w:p w14:paraId="7D830838" w14:textId="77777777" w:rsidR="0044082B" w:rsidRPr="00572E96" w:rsidRDefault="0044082B" w:rsidP="0044082B">
                  <w:pPr>
                    <w:rPr>
                      <w:b/>
                      <w:bCs/>
                      <w:color w:val="FF0000"/>
                      <w:u w:val="single"/>
                    </w:rPr>
                  </w:pPr>
                  <w:r w:rsidRPr="00572E96">
                    <w:rPr>
                      <w:b/>
                      <w:bCs/>
                      <w:color w:val="FF0000"/>
                      <w:u w:val="single"/>
                    </w:rPr>
                    <w:t>Estension</w:t>
                  </w:r>
                  <w:r>
                    <w:rPr>
                      <w:b/>
                      <w:bCs/>
                      <w:color w:val="FF0000"/>
                      <w:u w:val="single"/>
                    </w:rPr>
                    <w:t>e</w:t>
                  </w:r>
                  <w:r w:rsidRPr="00572E96">
                    <w:rPr>
                      <w:b/>
                      <w:bCs/>
                      <w:color w:val="FF0000"/>
                      <w:u w:val="single"/>
                    </w:rPr>
                    <w:t xml:space="preserve"> a pagamento:</w:t>
                  </w:r>
                </w:p>
                <w:p w14:paraId="26DF5AB6" w14:textId="6BA5A717" w:rsidR="0044082B" w:rsidRDefault="0044082B" w:rsidP="0044082B">
                  <w:pPr>
                    <w:pStyle w:val="Paragrafoelenco"/>
                    <w:numPr>
                      <w:ilvl w:val="0"/>
                      <w:numId w:val="8"/>
                    </w:numPr>
                    <w:ind w:left="459" w:hanging="283"/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</w:pPr>
                  <w:r w:rsidRPr="00572E96"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  <w:t>FURTO VALORI E PREZIOSI IN CASSAFORTE</w:t>
                  </w:r>
                </w:p>
                <w:p w14:paraId="4D07FE50" w14:textId="42398688" w:rsidR="0044082B" w:rsidRDefault="0044082B" w:rsidP="0044082B">
                  <w:pPr>
                    <w:pStyle w:val="Paragrafoelenco"/>
                    <w:numPr>
                      <w:ilvl w:val="0"/>
                      <w:numId w:val="8"/>
                    </w:numPr>
                    <w:ind w:left="459" w:hanging="283"/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</w:pPr>
                  <w:r w:rsidRPr="00F4645E"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  <w:t>PORTAVALORI</w:t>
                  </w:r>
                  <w:r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  <w:t xml:space="preserve"> </w:t>
                  </w:r>
                  <w:r w:rsidRPr="00F4645E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  <w:lang w:eastAsia="it-IT"/>
                    </w:rPr>
                    <w:t>– ESCLUSI SOCIETA’ DEDICATE ALL’ATTIVITA’</w:t>
                  </w:r>
                </w:p>
                <w:p w14:paraId="02E2DA11" w14:textId="77777777" w:rsidR="0044082B" w:rsidRPr="00F4645E" w:rsidRDefault="0044082B" w:rsidP="0044082B">
                  <w:pPr>
                    <w:pStyle w:val="Paragrafoelenco"/>
                    <w:ind w:left="459"/>
                    <w:rPr>
                      <w:rFonts w:ascii="Calibri" w:eastAsia="Times New Roman" w:hAnsi="Calibri" w:cs="Calibri"/>
                      <w:b/>
                      <w:bCs/>
                      <w:color w:val="4472C4"/>
                      <w:lang w:eastAsia="it-IT"/>
                    </w:rPr>
                  </w:pPr>
                </w:p>
                <w:p w14:paraId="61A7B016" w14:textId="1E1E0350" w:rsidR="0044082B" w:rsidRDefault="0044082B" w:rsidP="0044082B">
                  <w:pPr>
                    <w:rPr>
                      <w:b/>
                      <w:bCs/>
                      <w:color w:val="FF0000"/>
                    </w:rPr>
                  </w:pPr>
                  <w:r w:rsidRPr="00F4645E">
                    <w:rPr>
                      <w:b/>
                      <w:bCs/>
                      <w:color w:val="FF0000"/>
                    </w:rPr>
                    <w:t xml:space="preserve">(*) </w:t>
                  </w:r>
                  <w:r w:rsidRPr="00F4645E">
                    <w:rPr>
                      <w:b/>
                      <w:bCs/>
                      <w:color w:val="FF0000"/>
                      <w:u w:val="single"/>
                    </w:rPr>
                    <w:t>N.B. liquidazione: SCOPERTO --&gt;</w:t>
                  </w:r>
                  <w:r w:rsidR="00082A2B">
                    <w:rPr>
                      <w:b/>
                      <w:bCs/>
                      <w:color w:val="FF0000"/>
                      <w:u w:val="single"/>
                    </w:rPr>
                    <w:t xml:space="preserve"> ulteriore</w:t>
                  </w:r>
                  <w:r w:rsidRPr="00F4645E">
                    <w:rPr>
                      <w:b/>
                      <w:bCs/>
                      <w:color w:val="FF0000"/>
                      <w:u w:val="single"/>
                    </w:rPr>
                    <w:t xml:space="preserve"> </w:t>
                  </w:r>
                  <w:r w:rsidR="00082A2B">
                    <w:rPr>
                      <w:b/>
                      <w:bCs/>
                      <w:color w:val="FF0000"/>
                      <w:u w:val="single"/>
                    </w:rPr>
                    <w:t>1</w:t>
                  </w:r>
                  <w:r w:rsidRPr="00F4645E">
                    <w:rPr>
                      <w:b/>
                      <w:bCs/>
                      <w:color w:val="FF0000"/>
                      <w:u w:val="single"/>
                    </w:rPr>
                    <w:t xml:space="preserve">0% </w:t>
                  </w:r>
                  <w:r w:rsidR="00082A2B">
                    <w:rPr>
                      <w:b/>
                      <w:bCs/>
                      <w:color w:val="FF0000"/>
                      <w:u w:val="single"/>
                    </w:rPr>
                    <w:t xml:space="preserve">rispetto a quanto previsto in polizza </w:t>
                  </w:r>
                  <w:r w:rsidRPr="00F4645E">
                    <w:rPr>
                      <w:b/>
                      <w:bCs/>
                      <w:color w:val="FF0000"/>
                    </w:rPr>
                    <w:t>APPLICABILE A TUTTE LE CASISTICHE in caso di allarme NON funzionante o NON presente (se dichiarato presente in polizza)</w:t>
                  </w:r>
                </w:p>
                <w:p w14:paraId="791B3021" w14:textId="77777777" w:rsidR="0044082B" w:rsidRDefault="0044082B" w:rsidP="0044082B">
                  <w:pPr>
                    <w:rPr>
                      <w:b/>
                      <w:bCs/>
                      <w:color w:val="FF0000"/>
                      <w:u w:val="single"/>
                    </w:rPr>
                  </w:pPr>
                </w:p>
                <w:p w14:paraId="231250A9" w14:textId="4573A70C" w:rsidR="0044082B" w:rsidRDefault="0044082B" w:rsidP="0044082B">
                  <w:pPr>
                    <w:rPr>
                      <w:b/>
                      <w:bCs/>
                      <w:color w:val="FF0000"/>
                      <w:u w:val="single"/>
                    </w:rPr>
                  </w:pPr>
                  <w:r w:rsidRPr="003A1938">
                    <w:rPr>
                      <w:b/>
                      <w:color w:val="FF0000"/>
                      <w:u w:val="single"/>
                    </w:rPr>
                    <w:t>* per la Garanzia aggiuntiva non potrà mai essere scelto massimale superiore a quello della garanzia “base</w:t>
                  </w:r>
                  <w:r w:rsidRPr="001D367D">
                    <w:rPr>
                      <w:b/>
                      <w:bCs/>
                      <w:color w:val="FF0000"/>
                      <w:u w:val="single"/>
                    </w:rPr>
                    <w:t>”.</w:t>
                  </w:r>
                </w:p>
                <w:p w14:paraId="10AD21D0" w14:textId="77777777" w:rsidR="0044082B" w:rsidRDefault="0044082B" w:rsidP="0044082B">
                  <w:pPr>
                    <w:rPr>
                      <w:b/>
                      <w:bCs/>
                      <w:color w:val="FF0000"/>
                      <w:u w:val="single"/>
                    </w:rPr>
                  </w:pPr>
                </w:p>
                <w:p w14:paraId="5CF6E7CD" w14:textId="77777777" w:rsidR="0044082B" w:rsidRPr="00572E96" w:rsidRDefault="0044082B" w:rsidP="0044082B">
                  <w:pPr>
                    <w:rPr>
                      <w:b/>
                      <w:bCs/>
                      <w:color w:val="FF0000"/>
                      <w:u w:val="single"/>
                    </w:rPr>
                  </w:pPr>
                </w:p>
              </w:tc>
              <w:tc>
                <w:tcPr>
                  <w:tcW w:w="2126" w:type="dxa"/>
                  <w:gridSpan w:val="2"/>
                  <w:tcBorders>
                    <w:top w:val="single" w:sz="12" w:space="0" w:color="auto"/>
                    <w:bottom w:val="single" w:sz="12" w:space="0" w:color="auto"/>
                    <w:right w:val="single" w:sz="12" w:space="0" w:color="auto"/>
                  </w:tcBorders>
                </w:tcPr>
                <w:p w14:paraId="39A74EC5" w14:textId="77777777" w:rsidR="0044082B" w:rsidRPr="00572E96" w:rsidRDefault="0044082B" w:rsidP="0044082B">
                  <w:pPr>
                    <w:rPr>
                      <w:b/>
                      <w:bCs/>
                      <w:color w:val="1F497D"/>
                    </w:rPr>
                  </w:pPr>
                  <w:r w:rsidRPr="00572E96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  <w:lang w:eastAsia="it-IT"/>
                    </w:rPr>
                    <w:t>(</w:t>
                  </w:r>
                  <w:r w:rsidRPr="00572E96">
                    <w:rPr>
                      <w:b/>
                      <w:bCs/>
                      <w:color w:val="1F497D"/>
                    </w:rPr>
                    <w:t>Massimali/</w:t>
                  </w:r>
                </w:p>
                <w:p w14:paraId="6285B7E0" w14:textId="77777777" w:rsidR="0044082B" w:rsidRPr="00572E96" w:rsidRDefault="0044082B" w:rsidP="0044082B">
                  <w:pPr>
                    <w:rPr>
                      <w:b/>
                      <w:bCs/>
                      <w:color w:val="1F497D"/>
                    </w:rPr>
                  </w:pPr>
                  <w:r w:rsidRPr="00572E96">
                    <w:rPr>
                      <w:b/>
                      <w:bCs/>
                      <w:color w:val="1F497D"/>
                    </w:rPr>
                    <w:t>Sotto limiti:</w:t>
                  </w:r>
                </w:p>
                <w:p w14:paraId="556684F9" w14:textId="7F6969EB" w:rsidR="0044082B" w:rsidRPr="00572E96" w:rsidRDefault="0044082B" w:rsidP="0044082B">
                  <w:pPr>
                    <w:rPr>
                      <w:bCs/>
                      <w:color w:val="1F497D"/>
                    </w:rPr>
                  </w:pPr>
                  <w:r w:rsidRPr="00572E96">
                    <w:rPr>
                      <w:b/>
                      <w:bCs/>
                      <w:color w:val="1F497D"/>
                    </w:rPr>
                    <w:t xml:space="preserve">Vedi </w:t>
                  </w:r>
                  <w:r w:rsidRPr="00572E96">
                    <w:rPr>
                      <w:b/>
                      <w:bCs/>
                      <w:color w:val="FF0000"/>
                      <w:u w:val="single"/>
                    </w:rPr>
                    <w:t>Allegato 1</w:t>
                  </w:r>
                  <w:r w:rsidRPr="00572E96">
                    <w:rPr>
                      <w:b/>
                      <w:bCs/>
                      <w:color w:val="FF0000"/>
                    </w:rPr>
                    <w:t xml:space="preserve"> (</w:t>
                  </w:r>
                  <w:r w:rsidRPr="004A46FF">
                    <w:rPr>
                      <w:b/>
                      <w:bCs/>
                      <w:color w:val="FF0000"/>
                    </w:rPr>
                    <w:t>*</w:t>
                  </w:r>
                  <w:r w:rsidRPr="00572E96">
                    <w:rPr>
                      <w:b/>
                      <w:bCs/>
                      <w:color w:val="FF0000"/>
                    </w:rPr>
                    <w:t>)</w:t>
                  </w:r>
                </w:p>
                <w:p w14:paraId="59081C32" w14:textId="77777777" w:rsidR="0044082B" w:rsidRPr="00572E96" w:rsidRDefault="0044082B" w:rsidP="0044082B">
                  <w:pPr>
                    <w:rPr>
                      <w:bCs/>
                      <w:color w:val="1F497D"/>
                    </w:rPr>
                  </w:pPr>
                </w:p>
              </w:tc>
            </w:tr>
            <w:tr w:rsidR="0044082B" w:rsidRPr="00572E96" w14:paraId="174C6D69" w14:textId="77777777" w:rsidTr="005B3A7F">
              <w:trPr>
                <w:trHeight w:val="143"/>
              </w:trPr>
              <w:tc>
                <w:tcPr>
                  <w:tcW w:w="8683" w:type="dxa"/>
                  <w:gridSpan w:val="7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shd w:val="clear" w:color="auto" w:fill="auto"/>
                </w:tcPr>
                <w:p w14:paraId="4292DD9B" w14:textId="77777777" w:rsidR="0044082B" w:rsidRPr="00572E96" w:rsidRDefault="0044082B" w:rsidP="0044082B">
                  <w:pPr>
                    <w:ind w:right="344"/>
                    <w:rPr>
                      <w:bCs/>
                      <w:color w:val="1F497D"/>
                    </w:rPr>
                  </w:pPr>
                </w:p>
              </w:tc>
            </w:tr>
            <w:tr w:rsidR="0044082B" w:rsidRPr="00572E96" w14:paraId="453D33CB" w14:textId="77777777" w:rsidTr="005B3A7F">
              <w:trPr>
                <w:gridAfter w:val="1"/>
                <w:wAfter w:w="13" w:type="dxa"/>
                <w:trHeight w:val="117"/>
              </w:trPr>
              <w:tc>
                <w:tcPr>
                  <w:tcW w:w="1861" w:type="dxa"/>
                  <w:gridSpan w:val="2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shd w:val="pct10" w:color="auto" w:fill="auto"/>
                </w:tcPr>
                <w:p w14:paraId="6A0E1069" w14:textId="77777777" w:rsidR="0044082B" w:rsidRPr="00572E96" w:rsidRDefault="0044082B" w:rsidP="0044082B">
                  <w:pPr>
                    <w:rPr>
                      <w:bCs/>
                      <w:color w:val="1F497D"/>
                    </w:rPr>
                  </w:pPr>
                  <w:r w:rsidRPr="00572E96">
                    <w:rPr>
                      <w:b/>
                      <w:bCs/>
                      <w:color w:val="1F497D"/>
                    </w:rPr>
                    <w:t xml:space="preserve">Sezione </w:t>
                  </w:r>
                  <w:r w:rsidRPr="00572E96">
                    <w:rPr>
                      <w:b/>
                      <w:bCs/>
                      <w:color w:val="FF0000"/>
                    </w:rPr>
                    <w:t>D</w:t>
                  </w:r>
                  <w:r w:rsidRPr="00572E96">
                    <w:rPr>
                      <w:b/>
                      <w:bCs/>
                      <w:color w:val="1F497D"/>
                    </w:rPr>
                    <w:t>)</w:t>
                  </w:r>
                </w:p>
              </w:tc>
              <w:tc>
                <w:tcPr>
                  <w:tcW w:w="4683" w:type="dxa"/>
                  <w:gridSpan w:val="2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</w:tcBorders>
                  <w:shd w:val="pct10" w:color="auto" w:fill="auto"/>
                </w:tcPr>
                <w:p w14:paraId="38987FFC" w14:textId="77777777" w:rsidR="0044082B" w:rsidRPr="00572E96" w:rsidRDefault="0044082B" w:rsidP="0044082B">
                  <w:pPr>
                    <w:rPr>
                      <w:i/>
                      <w:color w:val="808080" w:themeColor="background1" w:themeShade="80"/>
                    </w:rPr>
                  </w:pPr>
                  <w:r w:rsidRPr="00572E96">
                    <w:rPr>
                      <w:bCs/>
                      <w:color w:val="1F497D"/>
                    </w:rPr>
                    <w:t>GARANZIA</w:t>
                  </w:r>
                </w:p>
              </w:tc>
              <w:tc>
                <w:tcPr>
                  <w:tcW w:w="2126" w:type="dxa"/>
                  <w:gridSpan w:val="2"/>
                  <w:tcBorders>
                    <w:top w:val="single" w:sz="12" w:space="0" w:color="auto"/>
                    <w:bottom w:val="single" w:sz="12" w:space="0" w:color="auto"/>
                    <w:right w:val="single" w:sz="12" w:space="0" w:color="auto"/>
                  </w:tcBorders>
                  <w:shd w:val="pct10" w:color="auto" w:fill="auto"/>
                </w:tcPr>
                <w:p w14:paraId="4D72B958" w14:textId="77777777" w:rsidR="0044082B" w:rsidRPr="00572E96" w:rsidRDefault="0044082B" w:rsidP="0044082B">
                  <w:pPr>
                    <w:ind w:right="344"/>
                    <w:rPr>
                      <w:bCs/>
                      <w:color w:val="1F497D"/>
                    </w:rPr>
                  </w:pPr>
                  <w:r w:rsidRPr="00572E96">
                    <w:rPr>
                      <w:bCs/>
                      <w:color w:val="1F497D"/>
                    </w:rPr>
                    <w:t>MASSIMALI</w:t>
                  </w:r>
                </w:p>
              </w:tc>
            </w:tr>
            <w:tr w:rsidR="0044082B" w:rsidRPr="00572E96" w14:paraId="50397BDE" w14:textId="77777777" w:rsidTr="005B3A7F">
              <w:trPr>
                <w:gridAfter w:val="1"/>
                <w:wAfter w:w="13" w:type="dxa"/>
                <w:trHeight w:val="1266"/>
              </w:trPr>
              <w:tc>
                <w:tcPr>
                  <w:tcW w:w="1861" w:type="dxa"/>
                  <w:gridSpan w:val="2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shd w:val="pct5" w:color="auto" w:fill="auto"/>
                </w:tcPr>
                <w:p w14:paraId="57F8CFE1" w14:textId="77777777" w:rsidR="0044082B" w:rsidRPr="00572E96" w:rsidRDefault="0044082B" w:rsidP="0044082B">
                  <w:pPr>
                    <w:shd w:val="pct5" w:color="auto" w:fill="auto"/>
                    <w:rPr>
                      <w:b/>
                      <w:bCs/>
                      <w:color w:val="1F497D"/>
                    </w:rPr>
                  </w:pPr>
                  <w:r w:rsidRPr="00572E96">
                    <w:rPr>
                      <w:b/>
                      <w:bCs/>
                      <w:color w:val="1F497D"/>
                    </w:rPr>
                    <w:t>ASSISTENZA</w:t>
                  </w:r>
                </w:p>
              </w:tc>
              <w:tc>
                <w:tcPr>
                  <w:tcW w:w="4683" w:type="dxa"/>
                  <w:gridSpan w:val="2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</w:tcBorders>
                </w:tcPr>
                <w:p w14:paraId="7F4BE278" w14:textId="77777777" w:rsidR="0044082B" w:rsidRPr="00572E96" w:rsidRDefault="0044082B" w:rsidP="0044082B">
                  <w:pPr>
                    <w:rPr>
                      <w:i/>
                      <w:color w:val="808080" w:themeColor="background1" w:themeShade="80"/>
                    </w:rPr>
                  </w:pPr>
                  <w:r w:rsidRPr="00572E96">
                    <w:rPr>
                      <w:b/>
                      <w:bCs/>
                      <w:color w:val="FF0000"/>
                      <w:u w:val="single"/>
                    </w:rPr>
                    <w:t>ASSISTENZA AL FABBRICATO</w:t>
                  </w:r>
                  <w:r w:rsidRPr="00572E96">
                    <w:rPr>
                      <w:i/>
                      <w:color w:val="808080" w:themeColor="background1" w:themeShade="80"/>
                    </w:rPr>
                    <w:t xml:space="preserve"> </w:t>
                  </w:r>
                  <w:r w:rsidRPr="00572E96">
                    <w:rPr>
                      <w:b/>
                      <w:bCs/>
                      <w:color w:val="1F497D"/>
                    </w:rPr>
                    <w:t>(Opzionale)</w:t>
                  </w:r>
                </w:p>
                <w:p w14:paraId="1D3C1FD7" w14:textId="77777777" w:rsidR="0044082B" w:rsidRPr="00F4645E" w:rsidRDefault="0044082B" w:rsidP="0044082B">
                  <w:pPr>
                    <w:rPr>
                      <w:bCs/>
                      <w:color w:val="1F497D"/>
                    </w:rPr>
                  </w:pPr>
                  <w:r w:rsidRPr="00572E96">
                    <w:rPr>
                      <w:bCs/>
                      <w:color w:val="1F497D"/>
                    </w:rPr>
                    <w:t>(</w:t>
                  </w:r>
                  <w:r w:rsidRPr="00572E96">
                    <w:rPr>
                      <w:bCs/>
                      <w:color w:val="1F497D"/>
                      <w:u w:val="single"/>
                    </w:rPr>
                    <w:t>Acquistabile in abbinamento a garanzia Incendio Fabbricato</w:t>
                  </w:r>
                  <w:r>
                    <w:rPr>
                      <w:bCs/>
                      <w:color w:val="1F497D"/>
                      <w:u w:val="single"/>
                    </w:rPr>
                    <w:t xml:space="preserve"> </w:t>
                  </w:r>
                  <w:r w:rsidRPr="003A1938">
                    <w:rPr>
                      <w:color w:val="1F497D"/>
                      <w:u w:val="single"/>
                    </w:rPr>
                    <w:t>o Rischio Locativo</w:t>
                  </w:r>
                  <w:r w:rsidRPr="00F4645E">
                    <w:rPr>
                      <w:bCs/>
                      <w:color w:val="1F497D"/>
                    </w:rPr>
                    <w:t>)</w:t>
                  </w:r>
                </w:p>
                <w:p w14:paraId="269E3387" w14:textId="3AFA5987" w:rsidR="0044082B" w:rsidRDefault="0044082B" w:rsidP="0044082B">
                  <w:pPr>
                    <w:rPr>
                      <w:bCs/>
                      <w:color w:val="1F497D"/>
                    </w:rPr>
                  </w:pPr>
                  <w:r w:rsidRPr="00F4645E">
                    <w:rPr>
                      <w:b/>
                      <w:bCs/>
                      <w:color w:val="1F497D"/>
                    </w:rPr>
                    <w:t>Prestazioni</w:t>
                  </w:r>
                  <w:r w:rsidRPr="00F4645E">
                    <w:rPr>
                      <w:bCs/>
                      <w:color w:val="1F497D"/>
                    </w:rPr>
                    <w:t xml:space="preserve"> </w:t>
                  </w:r>
                  <w:r w:rsidRPr="00F4645E">
                    <w:rPr>
                      <w:b/>
                      <w:bCs/>
                      <w:color w:val="1F497D"/>
                    </w:rPr>
                    <w:t>inclusive</w:t>
                  </w:r>
                  <w:r w:rsidRPr="00F4645E">
                    <w:rPr>
                      <w:bCs/>
                      <w:color w:val="1F497D"/>
                    </w:rPr>
                    <w:t xml:space="preserve"> (non a</w:t>
                  </w:r>
                  <w:r>
                    <w:rPr>
                      <w:bCs/>
                      <w:color w:val="1F497D"/>
                    </w:rPr>
                    <w:t xml:space="preserve"> pagamento) </w:t>
                  </w:r>
                  <w:r w:rsidRPr="00572E96">
                    <w:rPr>
                      <w:bCs/>
                      <w:color w:val="1F497D"/>
                    </w:rPr>
                    <w:t xml:space="preserve">di assistenza al fabbricato assicurato </w:t>
                  </w:r>
                </w:p>
                <w:p w14:paraId="1E2B9345" w14:textId="77777777" w:rsidR="0044082B" w:rsidRPr="00572E96" w:rsidRDefault="0044082B" w:rsidP="0044082B">
                  <w:pPr>
                    <w:rPr>
                      <w:bCs/>
                      <w:color w:val="1F497D"/>
                    </w:rPr>
                  </w:pPr>
                  <w:r>
                    <w:rPr>
                      <w:bCs/>
                      <w:color w:val="1F497D"/>
                    </w:rPr>
                    <w:t>(</w:t>
                  </w:r>
                  <w:r w:rsidRPr="00572E96">
                    <w:rPr>
                      <w:bCs/>
                      <w:color w:val="1F497D"/>
                    </w:rPr>
                    <w:t xml:space="preserve">Attivabili tramite C. Operativa </w:t>
                  </w:r>
                  <w:r>
                    <w:rPr>
                      <w:bCs/>
                      <w:color w:val="1F497D"/>
                    </w:rPr>
                    <w:t>-</w:t>
                  </w:r>
                  <w:r w:rsidRPr="00572E96">
                    <w:rPr>
                      <w:bCs/>
                      <w:color w:val="1F497D"/>
                    </w:rPr>
                    <w:t>Blue Assistance):</w:t>
                  </w:r>
                </w:p>
                <w:p w14:paraId="08BD6DA6" w14:textId="77777777" w:rsidR="0044082B" w:rsidRDefault="0044082B" w:rsidP="0044082B">
                  <w:pPr>
                    <w:ind w:right="-212"/>
                    <w:rPr>
                      <w:rFonts w:ascii="Calibri" w:eastAsia="Times New Roman" w:hAnsi="Calibri" w:cs="Calibri"/>
                      <w:b/>
                      <w:color w:val="4472C4"/>
                      <w:lang w:eastAsia="it-IT"/>
                    </w:rPr>
                  </w:pPr>
                  <w:r w:rsidRPr="00FB0061">
                    <w:rPr>
                      <w:rFonts w:ascii="Calibri" w:eastAsia="Times New Roman" w:hAnsi="Calibri" w:cs="Calibri"/>
                      <w:b/>
                      <w:color w:val="4472C4"/>
                      <w:lang w:eastAsia="it-IT"/>
                    </w:rPr>
                    <w:t xml:space="preserve">1. Invio idraulico per interventi di emergenza </w:t>
                  </w:r>
                </w:p>
                <w:p w14:paraId="662439E4" w14:textId="77777777" w:rsidR="0044082B" w:rsidRDefault="0044082B" w:rsidP="0044082B">
                  <w:pPr>
                    <w:ind w:right="-212"/>
                    <w:rPr>
                      <w:rFonts w:ascii="Calibri" w:eastAsia="Times New Roman" w:hAnsi="Calibri" w:cs="Calibri"/>
                      <w:b/>
                      <w:color w:val="4472C4"/>
                      <w:lang w:eastAsia="it-IT"/>
                    </w:rPr>
                  </w:pPr>
                  <w:r w:rsidRPr="00FB0061">
                    <w:rPr>
                      <w:rFonts w:ascii="Calibri" w:eastAsia="Times New Roman" w:hAnsi="Calibri" w:cs="Calibri"/>
                      <w:b/>
                      <w:color w:val="4472C4"/>
                      <w:lang w:eastAsia="it-IT"/>
                    </w:rPr>
                    <w:t>2. Pronto intervento per danni d'acqua</w:t>
                  </w:r>
                </w:p>
                <w:p w14:paraId="16CDCFB3" w14:textId="77777777" w:rsidR="0044082B" w:rsidRDefault="0044082B" w:rsidP="0044082B">
                  <w:pPr>
                    <w:ind w:right="-212"/>
                    <w:rPr>
                      <w:rFonts w:ascii="Calibri" w:eastAsia="Times New Roman" w:hAnsi="Calibri" w:cs="Calibri"/>
                      <w:b/>
                      <w:color w:val="4472C4"/>
                      <w:lang w:eastAsia="it-IT"/>
                    </w:rPr>
                  </w:pPr>
                  <w:r w:rsidRPr="00FB0061">
                    <w:rPr>
                      <w:rFonts w:ascii="Calibri" w:eastAsia="Times New Roman" w:hAnsi="Calibri" w:cs="Calibri"/>
                      <w:b/>
                      <w:color w:val="4472C4"/>
                      <w:lang w:eastAsia="it-IT"/>
                    </w:rPr>
                    <w:t>3. Invio elettricista per interventi di emergenza</w:t>
                  </w:r>
                </w:p>
                <w:p w14:paraId="70A5C0C5" w14:textId="77777777" w:rsidR="0044082B" w:rsidRDefault="0044082B" w:rsidP="0044082B">
                  <w:pPr>
                    <w:ind w:right="-212"/>
                    <w:rPr>
                      <w:rFonts w:ascii="Calibri" w:eastAsia="Times New Roman" w:hAnsi="Calibri" w:cs="Calibri"/>
                      <w:b/>
                      <w:color w:val="4472C4"/>
                      <w:lang w:eastAsia="it-IT"/>
                    </w:rPr>
                  </w:pPr>
                  <w:r w:rsidRPr="00FB0061">
                    <w:rPr>
                      <w:rFonts w:ascii="Calibri" w:eastAsia="Times New Roman" w:hAnsi="Calibri" w:cs="Calibri"/>
                      <w:b/>
                      <w:color w:val="4472C4"/>
                      <w:lang w:eastAsia="it-IT"/>
                    </w:rPr>
                    <w:t>4. Fornitura temporanea di energia elettrica</w:t>
                  </w:r>
                </w:p>
                <w:p w14:paraId="21E12EFE" w14:textId="77777777" w:rsidR="0044082B" w:rsidRDefault="0044082B" w:rsidP="0044082B">
                  <w:pPr>
                    <w:ind w:right="-212"/>
                    <w:rPr>
                      <w:rFonts w:ascii="Calibri" w:eastAsia="Times New Roman" w:hAnsi="Calibri" w:cs="Calibri"/>
                      <w:b/>
                      <w:color w:val="4472C4"/>
                      <w:lang w:eastAsia="it-IT"/>
                    </w:rPr>
                  </w:pPr>
                  <w:r w:rsidRPr="00FB0061">
                    <w:rPr>
                      <w:rFonts w:ascii="Calibri" w:eastAsia="Times New Roman" w:hAnsi="Calibri" w:cs="Calibri"/>
                      <w:b/>
                      <w:color w:val="4472C4"/>
                      <w:lang w:eastAsia="it-IT"/>
                    </w:rPr>
                    <w:t>5. Invio fabbro per interventi di emergenza</w:t>
                  </w:r>
                </w:p>
                <w:p w14:paraId="56D48FA1" w14:textId="77777777" w:rsidR="0044082B" w:rsidRDefault="0044082B" w:rsidP="0044082B">
                  <w:pPr>
                    <w:ind w:right="-212"/>
                    <w:rPr>
                      <w:rFonts w:ascii="Calibri" w:eastAsia="Times New Roman" w:hAnsi="Calibri" w:cs="Calibri"/>
                      <w:b/>
                      <w:color w:val="4472C4"/>
                      <w:lang w:eastAsia="it-IT"/>
                    </w:rPr>
                  </w:pPr>
                  <w:r w:rsidRPr="00FB0061">
                    <w:rPr>
                      <w:rFonts w:ascii="Calibri" w:eastAsia="Times New Roman" w:hAnsi="Calibri" w:cs="Calibri"/>
                      <w:b/>
                      <w:color w:val="4472C4"/>
                      <w:lang w:eastAsia="it-IT"/>
                    </w:rPr>
                    <w:t>6. Invio serrandista per interventi di emergenza</w:t>
                  </w:r>
                </w:p>
                <w:p w14:paraId="3396E6A9" w14:textId="77777777" w:rsidR="0044082B" w:rsidRDefault="0044082B" w:rsidP="0044082B">
                  <w:pPr>
                    <w:ind w:right="-212"/>
                    <w:rPr>
                      <w:rFonts w:ascii="Calibri" w:eastAsia="Times New Roman" w:hAnsi="Calibri" w:cs="Calibri"/>
                      <w:b/>
                      <w:color w:val="4472C4"/>
                      <w:lang w:eastAsia="it-IT"/>
                    </w:rPr>
                  </w:pPr>
                  <w:r w:rsidRPr="00FB0061">
                    <w:rPr>
                      <w:rFonts w:ascii="Calibri" w:eastAsia="Times New Roman" w:hAnsi="Calibri" w:cs="Calibri"/>
                      <w:b/>
                      <w:color w:val="4472C4"/>
                      <w:lang w:eastAsia="it-IT"/>
                    </w:rPr>
                    <w:t>7. Invio vetraio per interventi di emergenza</w:t>
                  </w:r>
                </w:p>
                <w:p w14:paraId="3F1BACB3" w14:textId="77777777" w:rsidR="0044082B" w:rsidRDefault="0044082B" w:rsidP="0044082B">
                  <w:pPr>
                    <w:ind w:right="-212"/>
                    <w:rPr>
                      <w:rFonts w:ascii="Calibri" w:eastAsia="Times New Roman" w:hAnsi="Calibri" w:cs="Calibri"/>
                      <w:b/>
                      <w:color w:val="4472C4"/>
                      <w:lang w:eastAsia="it-IT"/>
                    </w:rPr>
                  </w:pPr>
                  <w:r w:rsidRPr="00FB0061">
                    <w:rPr>
                      <w:rFonts w:ascii="Calibri" w:eastAsia="Times New Roman" w:hAnsi="Calibri" w:cs="Calibri"/>
                      <w:b/>
                      <w:color w:val="4472C4"/>
                      <w:lang w:eastAsia="it-IT"/>
                    </w:rPr>
                    <w:t>8. Invio sorvegliante</w:t>
                  </w:r>
                </w:p>
                <w:p w14:paraId="23BD178F" w14:textId="77777777" w:rsidR="0044082B" w:rsidRDefault="0044082B" w:rsidP="0044082B">
                  <w:pPr>
                    <w:ind w:right="-212"/>
                    <w:rPr>
                      <w:rFonts w:ascii="Calibri" w:eastAsia="Times New Roman" w:hAnsi="Calibri" w:cs="Calibri"/>
                      <w:b/>
                      <w:color w:val="4472C4"/>
                      <w:lang w:eastAsia="it-IT"/>
                    </w:rPr>
                  </w:pPr>
                  <w:r w:rsidRPr="00FB0061">
                    <w:rPr>
                      <w:rFonts w:ascii="Calibri" w:eastAsia="Times New Roman" w:hAnsi="Calibri" w:cs="Calibri"/>
                      <w:b/>
                      <w:color w:val="4472C4"/>
                      <w:lang w:eastAsia="it-IT"/>
                    </w:rPr>
                    <w:lastRenderedPageBreak/>
                    <w:t>9. Rientro anticipato</w:t>
                  </w:r>
                </w:p>
                <w:p w14:paraId="283D9C32" w14:textId="77777777" w:rsidR="0044082B" w:rsidRDefault="0044082B" w:rsidP="0044082B">
                  <w:pPr>
                    <w:ind w:right="-212"/>
                    <w:rPr>
                      <w:rFonts w:ascii="Calibri" w:eastAsia="Times New Roman" w:hAnsi="Calibri" w:cs="Calibri"/>
                      <w:b/>
                      <w:color w:val="4472C4"/>
                      <w:lang w:eastAsia="it-IT"/>
                    </w:rPr>
                  </w:pPr>
                  <w:r w:rsidRPr="00FB0061">
                    <w:rPr>
                      <w:rFonts w:ascii="Calibri" w:eastAsia="Times New Roman" w:hAnsi="Calibri" w:cs="Calibri"/>
                      <w:b/>
                      <w:color w:val="4472C4"/>
                      <w:lang w:eastAsia="it-IT"/>
                    </w:rPr>
                    <w:t>10. Spese di trasloco</w:t>
                  </w:r>
                </w:p>
                <w:p w14:paraId="6DEA1918" w14:textId="31497293" w:rsidR="0044082B" w:rsidRPr="00572E96" w:rsidRDefault="0044082B" w:rsidP="0044082B">
                  <w:pPr>
                    <w:rPr>
                      <w:b/>
                      <w:bCs/>
                      <w:color w:val="FF0000"/>
                      <w:u w:val="single"/>
                    </w:rPr>
                  </w:pPr>
                </w:p>
              </w:tc>
              <w:tc>
                <w:tcPr>
                  <w:tcW w:w="2126" w:type="dxa"/>
                  <w:gridSpan w:val="2"/>
                  <w:tcBorders>
                    <w:top w:val="single" w:sz="12" w:space="0" w:color="auto"/>
                    <w:bottom w:val="single" w:sz="12" w:space="0" w:color="auto"/>
                    <w:right w:val="single" w:sz="12" w:space="0" w:color="auto"/>
                  </w:tcBorders>
                </w:tcPr>
                <w:p w14:paraId="48D1A7B4" w14:textId="77777777" w:rsidR="0044082B" w:rsidRPr="00572E96" w:rsidRDefault="0044082B" w:rsidP="0044082B">
                  <w:pPr>
                    <w:ind w:right="344"/>
                    <w:rPr>
                      <w:bCs/>
                      <w:color w:val="1F497D"/>
                    </w:rPr>
                  </w:pPr>
                </w:p>
                <w:p w14:paraId="2E1B7324" w14:textId="77777777" w:rsidR="0044082B" w:rsidRPr="00572E96" w:rsidRDefault="0044082B" w:rsidP="0044082B">
                  <w:pPr>
                    <w:ind w:right="344"/>
                    <w:rPr>
                      <w:bCs/>
                      <w:color w:val="1F497D"/>
                    </w:rPr>
                  </w:pPr>
                  <w:r w:rsidRPr="00572E96">
                    <w:rPr>
                      <w:bCs/>
                      <w:color w:val="1F497D"/>
                    </w:rPr>
                    <w:t>Prestazioni standard</w:t>
                  </w:r>
                </w:p>
                <w:p w14:paraId="6E1D023E" w14:textId="77777777" w:rsidR="0044082B" w:rsidRPr="00572E96" w:rsidRDefault="0044082B" w:rsidP="0044082B">
                  <w:pPr>
                    <w:rPr>
                      <w:b/>
                      <w:bCs/>
                      <w:color w:val="1F497D"/>
                    </w:rPr>
                  </w:pPr>
                  <w:r w:rsidRPr="00572E96">
                    <w:rPr>
                      <w:b/>
                      <w:bCs/>
                      <w:color w:val="1F497D"/>
                    </w:rPr>
                    <w:t>Massimali/</w:t>
                  </w:r>
                </w:p>
                <w:p w14:paraId="69EC0061" w14:textId="77777777" w:rsidR="0044082B" w:rsidRPr="00572E96" w:rsidRDefault="0044082B" w:rsidP="0044082B">
                  <w:pPr>
                    <w:rPr>
                      <w:b/>
                      <w:bCs/>
                      <w:color w:val="1F497D"/>
                    </w:rPr>
                  </w:pPr>
                  <w:r w:rsidRPr="00572E96">
                    <w:rPr>
                      <w:b/>
                      <w:bCs/>
                      <w:color w:val="1F497D"/>
                    </w:rPr>
                    <w:t>Sotto limiti:</w:t>
                  </w:r>
                </w:p>
                <w:p w14:paraId="1DD76CD2" w14:textId="77777777" w:rsidR="0044082B" w:rsidRPr="00572E96" w:rsidRDefault="0044082B" w:rsidP="0044082B">
                  <w:pPr>
                    <w:rPr>
                      <w:bCs/>
                      <w:color w:val="1F497D"/>
                    </w:rPr>
                  </w:pPr>
                  <w:r w:rsidRPr="00572E96">
                    <w:rPr>
                      <w:b/>
                      <w:bCs/>
                      <w:color w:val="1F497D"/>
                    </w:rPr>
                    <w:t xml:space="preserve">Vedi </w:t>
                  </w:r>
                  <w:r w:rsidRPr="00572E96">
                    <w:rPr>
                      <w:b/>
                      <w:bCs/>
                      <w:color w:val="FF0000"/>
                      <w:u w:val="single"/>
                    </w:rPr>
                    <w:t>Allegato 1</w:t>
                  </w:r>
                </w:p>
                <w:p w14:paraId="6C76771F" w14:textId="77777777" w:rsidR="0044082B" w:rsidRPr="00572E96" w:rsidRDefault="0044082B" w:rsidP="0044082B">
                  <w:pPr>
                    <w:ind w:right="344"/>
                    <w:rPr>
                      <w:bCs/>
                      <w:color w:val="1F497D"/>
                    </w:rPr>
                  </w:pPr>
                </w:p>
                <w:p w14:paraId="17C4E15E" w14:textId="77777777" w:rsidR="0044082B" w:rsidRPr="00572E96" w:rsidRDefault="0044082B" w:rsidP="0044082B">
                  <w:pPr>
                    <w:ind w:right="344"/>
                    <w:rPr>
                      <w:bCs/>
                      <w:color w:val="1F497D"/>
                    </w:rPr>
                  </w:pPr>
                </w:p>
                <w:p w14:paraId="7706856C" w14:textId="77777777" w:rsidR="0044082B" w:rsidRPr="00572E96" w:rsidRDefault="0044082B" w:rsidP="0044082B">
                  <w:pPr>
                    <w:ind w:right="344"/>
                    <w:rPr>
                      <w:bCs/>
                      <w:color w:val="1F497D"/>
                    </w:rPr>
                  </w:pPr>
                </w:p>
              </w:tc>
            </w:tr>
            <w:tr w:rsidR="0044082B" w:rsidRPr="00572E96" w14:paraId="039B993A" w14:textId="77777777" w:rsidTr="005B3A7F">
              <w:trPr>
                <w:trHeight w:val="113"/>
              </w:trPr>
              <w:tc>
                <w:tcPr>
                  <w:tcW w:w="8683" w:type="dxa"/>
                  <w:gridSpan w:val="7"/>
                  <w:tcBorders>
                    <w:top w:val="single" w:sz="12" w:space="0" w:color="auto"/>
                    <w:left w:val="nil"/>
                    <w:bottom w:val="single" w:sz="12" w:space="0" w:color="auto"/>
                    <w:right w:val="nil"/>
                  </w:tcBorders>
                  <w:shd w:val="clear" w:color="auto" w:fill="auto"/>
                </w:tcPr>
                <w:p w14:paraId="4851C266" w14:textId="77777777" w:rsidR="0044082B" w:rsidRPr="00572E96" w:rsidRDefault="0044082B" w:rsidP="0044082B">
                  <w:pPr>
                    <w:ind w:right="344"/>
                    <w:rPr>
                      <w:bCs/>
                      <w:color w:val="1F497D"/>
                    </w:rPr>
                  </w:pPr>
                </w:p>
              </w:tc>
            </w:tr>
            <w:tr w:rsidR="0044082B" w:rsidRPr="00572E96" w14:paraId="70D66693" w14:textId="77777777" w:rsidTr="005B3A7F">
              <w:trPr>
                <w:gridAfter w:val="1"/>
                <w:wAfter w:w="13" w:type="dxa"/>
                <w:trHeight w:val="384"/>
              </w:trPr>
              <w:tc>
                <w:tcPr>
                  <w:tcW w:w="1861" w:type="dxa"/>
                  <w:gridSpan w:val="2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shd w:val="pct10" w:color="auto" w:fill="auto"/>
                </w:tcPr>
                <w:p w14:paraId="0351F534" w14:textId="77777777" w:rsidR="0044082B" w:rsidRPr="00572E96" w:rsidRDefault="0044082B" w:rsidP="0044082B">
                  <w:pPr>
                    <w:rPr>
                      <w:b/>
                      <w:bCs/>
                      <w:color w:val="1F497D"/>
                    </w:rPr>
                  </w:pPr>
                  <w:r w:rsidRPr="00572E96">
                    <w:rPr>
                      <w:b/>
                      <w:bCs/>
                      <w:color w:val="1F497D"/>
                    </w:rPr>
                    <w:t xml:space="preserve">Sezione </w:t>
                  </w:r>
                  <w:r w:rsidRPr="00572E96">
                    <w:rPr>
                      <w:b/>
                      <w:bCs/>
                      <w:color w:val="FF0000"/>
                    </w:rPr>
                    <w:t>E</w:t>
                  </w:r>
                  <w:r w:rsidRPr="00572E96">
                    <w:rPr>
                      <w:b/>
                      <w:bCs/>
                      <w:color w:val="1F497D"/>
                    </w:rPr>
                    <w:t>)</w:t>
                  </w:r>
                </w:p>
              </w:tc>
              <w:tc>
                <w:tcPr>
                  <w:tcW w:w="4683" w:type="dxa"/>
                  <w:gridSpan w:val="2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</w:tcBorders>
                  <w:shd w:val="pct10" w:color="auto" w:fill="auto"/>
                </w:tcPr>
                <w:p w14:paraId="7A388907" w14:textId="77777777" w:rsidR="0044082B" w:rsidRPr="00572E96" w:rsidRDefault="0044082B" w:rsidP="0044082B">
                  <w:pPr>
                    <w:rPr>
                      <w:b/>
                      <w:bCs/>
                      <w:color w:val="FF0000"/>
                      <w:u w:val="single"/>
                    </w:rPr>
                  </w:pPr>
                  <w:r w:rsidRPr="00572E96">
                    <w:rPr>
                      <w:bCs/>
                      <w:color w:val="1F497D"/>
                    </w:rPr>
                    <w:t>GARANZIA</w:t>
                  </w:r>
                </w:p>
              </w:tc>
              <w:tc>
                <w:tcPr>
                  <w:tcW w:w="2126" w:type="dxa"/>
                  <w:gridSpan w:val="2"/>
                  <w:tcBorders>
                    <w:top w:val="single" w:sz="12" w:space="0" w:color="auto"/>
                    <w:bottom w:val="single" w:sz="12" w:space="0" w:color="auto"/>
                    <w:right w:val="single" w:sz="12" w:space="0" w:color="auto"/>
                  </w:tcBorders>
                  <w:shd w:val="pct10" w:color="auto" w:fill="auto"/>
                </w:tcPr>
                <w:p w14:paraId="65EDDA23" w14:textId="77777777" w:rsidR="0044082B" w:rsidRPr="00572E96" w:rsidRDefault="0044082B" w:rsidP="0044082B">
                  <w:pPr>
                    <w:ind w:right="344"/>
                    <w:rPr>
                      <w:bCs/>
                      <w:color w:val="1F497D"/>
                    </w:rPr>
                  </w:pPr>
                  <w:r w:rsidRPr="00572E96">
                    <w:rPr>
                      <w:bCs/>
                      <w:color w:val="1F497D"/>
                    </w:rPr>
                    <w:t>MASSIMALI</w:t>
                  </w:r>
                </w:p>
              </w:tc>
            </w:tr>
            <w:tr w:rsidR="0044082B" w:rsidRPr="00572E96" w14:paraId="6398E343" w14:textId="77777777" w:rsidTr="005B3A7F">
              <w:trPr>
                <w:gridAfter w:val="1"/>
                <w:wAfter w:w="13" w:type="dxa"/>
                <w:trHeight w:val="1266"/>
              </w:trPr>
              <w:tc>
                <w:tcPr>
                  <w:tcW w:w="1861" w:type="dxa"/>
                  <w:gridSpan w:val="2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shd w:val="pct5" w:color="auto" w:fill="auto"/>
                </w:tcPr>
                <w:p w14:paraId="6C2A0AE3" w14:textId="77777777" w:rsidR="0044082B" w:rsidRDefault="0044082B" w:rsidP="0044082B">
                  <w:pPr>
                    <w:rPr>
                      <w:b/>
                      <w:bCs/>
                      <w:color w:val="1F497D"/>
                    </w:rPr>
                  </w:pPr>
                </w:p>
                <w:p w14:paraId="23F09F7A" w14:textId="77777777" w:rsidR="0044082B" w:rsidRPr="00572E96" w:rsidRDefault="0044082B" w:rsidP="0044082B">
                  <w:pPr>
                    <w:rPr>
                      <w:b/>
                      <w:bCs/>
                      <w:color w:val="1F497D"/>
                    </w:rPr>
                  </w:pPr>
                  <w:r w:rsidRPr="00572E96">
                    <w:rPr>
                      <w:b/>
                      <w:bCs/>
                      <w:color w:val="1F497D"/>
                    </w:rPr>
                    <w:t>TUTALE LEGALE</w:t>
                  </w:r>
                </w:p>
              </w:tc>
              <w:tc>
                <w:tcPr>
                  <w:tcW w:w="4683" w:type="dxa"/>
                  <w:gridSpan w:val="2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</w:tcBorders>
                </w:tcPr>
                <w:p w14:paraId="003ACC8A" w14:textId="117B0BF7" w:rsidR="0044082B" w:rsidRPr="00572E96" w:rsidRDefault="0044082B" w:rsidP="0044082B">
                  <w:pPr>
                    <w:rPr>
                      <w:bCs/>
                      <w:color w:val="1F497D"/>
                    </w:rPr>
                  </w:pPr>
                  <w:bookmarkStart w:id="32" w:name="_Hlk101343537"/>
                  <w:r>
                    <w:rPr>
                      <w:b/>
                      <w:bCs/>
                      <w:color w:val="FF0000"/>
                      <w:u w:val="single"/>
                    </w:rPr>
                    <w:t xml:space="preserve">2 Opzioni </w:t>
                  </w:r>
                  <w:r w:rsidRPr="00572E96">
                    <w:rPr>
                      <w:b/>
                      <w:bCs/>
                      <w:color w:val="1F497D"/>
                    </w:rPr>
                    <w:t>(</w:t>
                  </w:r>
                  <w:r w:rsidRPr="004A46FF">
                    <w:rPr>
                      <w:b/>
                      <w:bCs/>
                      <w:color w:val="1F497D"/>
                    </w:rPr>
                    <w:t>Garanzia selezionabile in abbinamento a RCT)</w:t>
                  </w:r>
                  <w:r w:rsidRPr="00572E96">
                    <w:rPr>
                      <w:b/>
                      <w:bCs/>
                      <w:color w:val="1F497D"/>
                    </w:rPr>
                    <w:t xml:space="preserve"> </w:t>
                  </w:r>
                </w:p>
                <w:p w14:paraId="1D0023D8" w14:textId="16821AD1" w:rsidR="0044082B" w:rsidRDefault="0044082B" w:rsidP="0044082B">
                  <w:pPr>
                    <w:rPr>
                      <w:b/>
                      <w:bCs/>
                      <w:color w:val="FF0000"/>
                      <w:u w:val="single"/>
                    </w:rPr>
                  </w:pPr>
                </w:p>
                <w:p w14:paraId="20AF6B5E" w14:textId="6674EC87" w:rsidR="0044082B" w:rsidRPr="00572E96" w:rsidRDefault="0044082B" w:rsidP="003A1938">
                  <w:pPr>
                    <w:pStyle w:val="Paragrafoelenco"/>
                    <w:numPr>
                      <w:ilvl w:val="0"/>
                      <w:numId w:val="30"/>
                    </w:numPr>
                    <w:rPr>
                      <w:bCs/>
                      <w:color w:val="1F497D"/>
                    </w:rPr>
                  </w:pPr>
                  <w:r w:rsidRPr="002B7C67">
                    <w:rPr>
                      <w:b/>
                      <w:bCs/>
                      <w:color w:val="FF0000"/>
                      <w:u w:val="single"/>
                    </w:rPr>
                    <w:t>DIFESA PENALE</w:t>
                  </w:r>
                  <w:r w:rsidRPr="002B7C67">
                    <w:rPr>
                      <w:b/>
                      <w:bCs/>
                      <w:color w:val="1F497D"/>
                    </w:rPr>
                    <w:t xml:space="preserve"> </w:t>
                  </w:r>
                </w:p>
                <w:p w14:paraId="04B6BA16" w14:textId="77777777" w:rsidR="0044082B" w:rsidRPr="00572E96" w:rsidRDefault="0044082B" w:rsidP="0044082B">
                  <w:pPr>
                    <w:pStyle w:val="Testocommento"/>
                    <w:rPr>
                      <w:bCs/>
                      <w:color w:val="1F497D"/>
                    </w:rPr>
                  </w:pPr>
                  <w:r w:rsidRPr="00572E96">
                    <w:rPr>
                      <w:bCs/>
                      <w:color w:val="1F497D"/>
                    </w:rPr>
                    <w:t xml:space="preserve">Difesa penale (colposo o doloso, salvo assoluzione) </w:t>
                  </w:r>
                </w:p>
                <w:p w14:paraId="710D95A9" w14:textId="77777777" w:rsidR="0044082B" w:rsidRPr="00572E96" w:rsidRDefault="0044082B" w:rsidP="0044082B">
                  <w:pPr>
                    <w:pStyle w:val="Testocommento"/>
                    <w:rPr>
                      <w:color w:val="1F3864" w:themeColor="accent5" w:themeShade="80"/>
                    </w:rPr>
                  </w:pPr>
                  <w:r w:rsidRPr="00572E96">
                    <w:rPr>
                      <w:bCs/>
                      <w:color w:val="1F497D"/>
                    </w:rPr>
                    <w:t xml:space="preserve">e Pacchetto Sicurezza Aziendale che </w:t>
                  </w:r>
                  <w:r w:rsidRPr="00572E96">
                    <w:rPr>
                      <w:color w:val="1F3864" w:themeColor="accent5" w:themeShade="80"/>
                      <w:u w:val="single"/>
                    </w:rPr>
                    <w:t>Include</w:t>
                  </w:r>
                  <w:r w:rsidRPr="00572E96">
                    <w:rPr>
                      <w:color w:val="1F3864" w:themeColor="accent5" w:themeShade="80"/>
                    </w:rPr>
                    <w:t xml:space="preserve">: </w:t>
                  </w:r>
                </w:p>
                <w:p w14:paraId="31337306" w14:textId="77777777" w:rsidR="0044082B" w:rsidRPr="00572E96" w:rsidRDefault="0044082B" w:rsidP="0044082B">
                  <w:pPr>
                    <w:pStyle w:val="Paragrafoelenco"/>
                    <w:numPr>
                      <w:ilvl w:val="0"/>
                      <w:numId w:val="17"/>
                    </w:numPr>
                    <w:ind w:left="318" w:hanging="284"/>
                    <w:rPr>
                      <w:color w:val="1F3864" w:themeColor="accent5" w:themeShade="80"/>
                    </w:rPr>
                  </w:pPr>
                  <w:bookmarkStart w:id="33" w:name="_Hlk101343547"/>
                  <w:bookmarkEnd w:id="32"/>
                  <w:r w:rsidRPr="00572E96">
                    <w:rPr>
                      <w:bCs/>
                      <w:color w:val="1F497D"/>
                      <w:u w:val="single"/>
                    </w:rPr>
                    <w:t>decreto</w:t>
                  </w:r>
                  <w:r w:rsidRPr="00572E96">
                    <w:rPr>
                      <w:color w:val="1F3864" w:themeColor="accent5" w:themeShade="80"/>
                    </w:rPr>
                    <w:t xml:space="preserve"> </w:t>
                  </w:r>
                  <w:r w:rsidRPr="00572E96">
                    <w:rPr>
                      <w:b/>
                      <w:color w:val="1F3864" w:themeColor="accent5" w:themeShade="80"/>
                    </w:rPr>
                    <w:t>81_</w:t>
                  </w:r>
                  <w:r w:rsidRPr="00572E96">
                    <w:rPr>
                      <w:color w:val="1F3864" w:themeColor="accent5" w:themeShade="80"/>
                    </w:rPr>
                    <w:t xml:space="preserve">Sicurezza sul posto del lavoro; </w:t>
                  </w:r>
                </w:p>
                <w:p w14:paraId="1DD0861F" w14:textId="77777777" w:rsidR="0044082B" w:rsidRPr="00572E96" w:rsidRDefault="0044082B" w:rsidP="0044082B">
                  <w:pPr>
                    <w:pStyle w:val="Paragrafoelenco"/>
                    <w:numPr>
                      <w:ilvl w:val="0"/>
                      <w:numId w:val="17"/>
                    </w:numPr>
                    <w:ind w:left="318" w:hanging="284"/>
                    <w:rPr>
                      <w:color w:val="1F3864" w:themeColor="accent5" w:themeShade="80"/>
                    </w:rPr>
                  </w:pPr>
                  <w:r w:rsidRPr="00572E96">
                    <w:rPr>
                      <w:bCs/>
                      <w:color w:val="1F497D"/>
                      <w:u w:val="single"/>
                    </w:rPr>
                    <w:t>decreto</w:t>
                  </w:r>
                  <w:r w:rsidRPr="00572E96">
                    <w:rPr>
                      <w:color w:val="1F3864" w:themeColor="accent5" w:themeShade="80"/>
                    </w:rPr>
                    <w:t xml:space="preserve"> </w:t>
                  </w:r>
                  <w:r w:rsidRPr="00572E96">
                    <w:rPr>
                      <w:b/>
                      <w:color w:val="1F3864" w:themeColor="accent5" w:themeShade="80"/>
                    </w:rPr>
                    <w:t>231_</w:t>
                  </w:r>
                  <w:r w:rsidRPr="00572E96">
                    <w:rPr>
                      <w:color w:val="1F3864" w:themeColor="accent5" w:themeShade="80"/>
                    </w:rPr>
                    <w:t xml:space="preserve">Privacy; </w:t>
                  </w:r>
                </w:p>
                <w:p w14:paraId="63B61E0A" w14:textId="77777777" w:rsidR="0044082B" w:rsidRPr="00572E96" w:rsidRDefault="0044082B" w:rsidP="0044082B">
                  <w:pPr>
                    <w:pStyle w:val="Paragrafoelenco"/>
                    <w:numPr>
                      <w:ilvl w:val="0"/>
                      <w:numId w:val="17"/>
                    </w:numPr>
                    <w:ind w:left="318" w:hanging="284"/>
                    <w:rPr>
                      <w:color w:val="1F3864" w:themeColor="accent5" w:themeShade="80"/>
                    </w:rPr>
                  </w:pPr>
                  <w:r w:rsidRPr="00572E96">
                    <w:rPr>
                      <w:bCs/>
                      <w:color w:val="1F497D"/>
                      <w:u w:val="single"/>
                    </w:rPr>
                    <w:t>decreto</w:t>
                  </w:r>
                  <w:r w:rsidRPr="00572E96">
                    <w:rPr>
                      <w:color w:val="1F3864" w:themeColor="accent5" w:themeShade="80"/>
                    </w:rPr>
                    <w:t xml:space="preserve"> </w:t>
                  </w:r>
                  <w:r w:rsidRPr="00572E96">
                    <w:rPr>
                      <w:b/>
                      <w:color w:val="1F3864" w:themeColor="accent5" w:themeShade="80"/>
                    </w:rPr>
                    <w:t>193_</w:t>
                  </w:r>
                  <w:r w:rsidRPr="00572E96">
                    <w:rPr>
                      <w:color w:val="1F3864" w:themeColor="accent5" w:themeShade="80"/>
                    </w:rPr>
                    <w:t xml:space="preserve">Igiene prodotto alimentare; </w:t>
                  </w:r>
                </w:p>
                <w:p w14:paraId="5CAB4A1C" w14:textId="77777777" w:rsidR="0044082B" w:rsidRDefault="0044082B" w:rsidP="0044082B">
                  <w:pPr>
                    <w:pStyle w:val="Paragrafoelenco"/>
                    <w:numPr>
                      <w:ilvl w:val="0"/>
                      <w:numId w:val="17"/>
                    </w:numPr>
                    <w:ind w:left="318" w:hanging="284"/>
                    <w:rPr>
                      <w:color w:val="1F3864" w:themeColor="accent5" w:themeShade="80"/>
                    </w:rPr>
                  </w:pPr>
                  <w:r w:rsidRPr="00572E96">
                    <w:rPr>
                      <w:bCs/>
                      <w:color w:val="1F497D"/>
                      <w:u w:val="single"/>
                    </w:rPr>
                    <w:t>decreto</w:t>
                  </w:r>
                  <w:r w:rsidRPr="00572E96">
                    <w:rPr>
                      <w:color w:val="1F3864" w:themeColor="accent5" w:themeShade="80"/>
                    </w:rPr>
                    <w:t xml:space="preserve"> </w:t>
                  </w:r>
                  <w:r w:rsidRPr="00572E96">
                    <w:rPr>
                      <w:b/>
                      <w:color w:val="1F3864" w:themeColor="accent5" w:themeShade="80"/>
                    </w:rPr>
                    <w:t>152_</w:t>
                  </w:r>
                  <w:r w:rsidRPr="00572E96">
                    <w:rPr>
                      <w:color w:val="1F3864" w:themeColor="accent5" w:themeShade="80"/>
                    </w:rPr>
                    <w:t>Tutela ambiente (inquinamento).</w:t>
                  </w:r>
                </w:p>
                <w:p w14:paraId="32470444" w14:textId="727F1E0E" w:rsidR="0044082B" w:rsidRDefault="0044082B" w:rsidP="003A1938">
                  <w:pPr>
                    <w:pStyle w:val="Paragrafoelenco"/>
                    <w:ind w:left="318"/>
                    <w:rPr>
                      <w:color w:val="1F3864" w:themeColor="accent5" w:themeShade="80"/>
                    </w:rPr>
                  </w:pPr>
                  <w:bookmarkStart w:id="34" w:name="_Hlk101343565"/>
                  <w:bookmarkEnd w:id="33"/>
                </w:p>
                <w:p w14:paraId="11B1049C" w14:textId="4F0AA286" w:rsidR="00286F48" w:rsidRDefault="00286F48" w:rsidP="003A1938">
                  <w:pPr>
                    <w:pStyle w:val="Paragrafoelenco"/>
                    <w:ind w:left="318"/>
                    <w:rPr>
                      <w:color w:val="1F3864" w:themeColor="accent5" w:themeShade="80"/>
                    </w:rPr>
                  </w:pPr>
                </w:p>
                <w:p w14:paraId="6609BDF4" w14:textId="299CE19C" w:rsidR="00286F48" w:rsidRDefault="00286F48" w:rsidP="003A1938">
                  <w:pPr>
                    <w:pStyle w:val="Paragrafoelenco"/>
                    <w:ind w:left="318"/>
                    <w:rPr>
                      <w:color w:val="1F3864" w:themeColor="accent5" w:themeShade="80"/>
                    </w:rPr>
                  </w:pPr>
                </w:p>
                <w:p w14:paraId="0287E741" w14:textId="77777777" w:rsidR="00286F48" w:rsidRDefault="00286F48" w:rsidP="003A1938">
                  <w:pPr>
                    <w:pStyle w:val="Paragrafoelenco"/>
                    <w:ind w:left="318"/>
                    <w:rPr>
                      <w:color w:val="1F3864" w:themeColor="accent5" w:themeShade="80"/>
                    </w:rPr>
                  </w:pPr>
                </w:p>
                <w:p w14:paraId="7D207F48" w14:textId="62BFDCF3" w:rsidR="00CD7E1E" w:rsidRDefault="00CD7E1E" w:rsidP="003A1938">
                  <w:pPr>
                    <w:pStyle w:val="Paragrafoelenco"/>
                    <w:ind w:left="318"/>
                    <w:rPr>
                      <w:color w:val="1F3864" w:themeColor="accent5" w:themeShade="80"/>
                    </w:rPr>
                  </w:pPr>
                </w:p>
                <w:p w14:paraId="758C306A" w14:textId="77777777" w:rsidR="00CD7E1E" w:rsidRDefault="00CD7E1E" w:rsidP="003A1938">
                  <w:pPr>
                    <w:pStyle w:val="Paragrafoelenco"/>
                    <w:ind w:left="318"/>
                    <w:rPr>
                      <w:color w:val="1F3864" w:themeColor="accent5" w:themeShade="80"/>
                    </w:rPr>
                  </w:pPr>
                </w:p>
                <w:p w14:paraId="5BB5AF4A" w14:textId="405B313C" w:rsidR="0044082B" w:rsidRPr="003A1938" w:rsidRDefault="0044082B" w:rsidP="003A1938">
                  <w:pPr>
                    <w:pStyle w:val="Paragrafoelenco"/>
                    <w:numPr>
                      <w:ilvl w:val="0"/>
                      <w:numId w:val="30"/>
                    </w:numPr>
                    <w:rPr>
                      <w:b/>
                      <w:color w:val="1F497D"/>
                    </w:rPr>
                  </w:pPr>
                  <w:r w:rsidRPr="003A1938">
                    <w:rPr>
                      <w:b/>
                      <w:color w:val="FF0000"/>
                      <w:u w:val="single"/>
                    </w:rPr>
                    <w:t xml:space="preserve">DIFESA </w:t>
                  </w:r>
                  <w:r w:rsidRPr="002B7C67">
                    <w:rPr>
                      <w:b/>
                      <w:bCs/>
                      <w:color w:val="FF0000"/>
                      <w:u w:val="single"/>
                    </w:rPr>
                    <w:t>PENALE</w:t>
                  </w:r>
                  <w:r>
                    <w:rPr>
                      <w:b/>
                      <w:bCs/>
                      <w:color w:val="FF0000"/>
                      <w:u w:val="single"/>
                    </w:rPr>
                    <w:t>-</w:t>
                  </w:r>
                  <w:r w:rsidRPr="003A1938">
                    <w:rPr>
                      <w:b/>
                      <w:color w:val="FF0000"/>
                      <w:u w:val="single"/>
                    </w:rPr>
                    <w:t>CIVILE</w:t>
                  </w:r>
                  <w:r>
                    <w:rPr>
                      <w:b/>
                      <w:bCs/>
                      <w:color w:val="FF0000"/>
                      <w:u w:val="single"/>
                    </w:rPr>
                    <w:t>-CIRCOLAZIONE</w:t>
                  </w:r>
                  <w:r w:rsidRPr="002B7C67">
                    <w:rPr>
                      <w:b/>
                      <w:bCs/>
                      <w:color w:val="1F497D"/>
                    </w:rPr>
                    <w:t xml:space="preserve"> </w:t>
                  </w:r>
                </w:p>
                <w:p w14:paraId="057C96A1" w14:textId="257E649B" w:rsidR="0044082B" w:rsidRPr="002B7C67" w:rsidRDefault="0044082B" w:rsidP="0044082B">
                  <w:pPr>
                    <w:rPr>
                      <w:b/>
                      <w:bCs/>
                      <w:color w:val="1F497D"/>
                    </w:rPr>
                  </w:pPr>
                  <w:r>
                    <w:rPr>
                      <w:b/>
                      <w:bCs/>
                      <w:color w:val="1F497D"/>
                    </w:rPr>
                    <w:t xml:space="preserve">(Garanzia acquistabile solo da </w:t>
                  </w:r>
                  <w:r w:rsidRPr="000A4E0F">
                    <w:rPr>
                      <w:b/>
                      <w:bCs/>
                      <w:color w:val="1F497D"/>
                    </w:rPr>
                    <w:t>piccole e medie imprese</w:t>
                  </w:r>
                  <w:r w:rsidRPr="00F809EE">
                    <w:rPr>
                      <w:bCs/>
                      <w:color w:val="1F497D"/>
                    </w:rPr>
                    <w:t xml:space="preserve"> </w:t>
                  </w:r>
                  <w:r>
                    <w:rPr>
                      <w:b/>
                      <w:bCs/>
                      <w:color w:val="1F497D"/>
                    </w:rPr>
                    <w:t>fino a 10 addetti)</w:t>
                  </w:r>
                </w:p>
                <w:p w14:paraId="3600E749" w14:textId="77777777" w:rsidR="0044082B" w:rsidRPr="00572E96" w:rsidRDefault="0044082B" w:rsidP="0044082B">
                  <w:pPr>
                    <w:pStyle w:val="Paragrafoelenco"/>
                    <w:ind w:left="318"/>
                    <w:rPr>
                      <w:color w:val="1F3864" w:themeColor="accent5" w:themeShade="80"/>
                    </w:rPr>
                  </w:pPr>
                </w:p>
                <w:p w14:paraId="5F8445E1" w14:textId="7CE6538A" w:rsidR="0044082B" w:rsidRPr="00572E96" w:rsidRDefault="0044082B" w:rsidP="0044082B">
                  <w:pPr>
                    <w:pStyle w:val="Testocommento"/>
                    <w:ind w:left="720" w:hanging="720"/>
                    <w:rPr>
                      <w:b/>
                      <w:bCs/>
                      <w:color w:val="1F3864" w:themeColor="accent5" w:themeShade="80"/>
                    </w:rPr>
                  </w:pPr>
                  <w:r>
                    <w:rPr>
                      <w:b/>
                      <w:color w:val="1F3864" w:themeColor="accent5" w:themeShade="80"/>
                      <w:u w:val="single"/>
                    </w:rPr>
                    <w:t>Tale garanzia</w:t>
                  </w:r>
                  <w:r w:rsidRPr="004A46FF">
                    <w:rPr>
                      <w:b/>
                      <w:color w:val="1F3864" w:themeColor="accent5" w:themeShade="80"/>
                      <w:u w:val="single"/>
                    </w:rPr>
                    <w:t xml:space="preserve"> include</w:t>
                  </w:r>
                  <w:r w:rsidRPr="004A46FF">
                    <w:rPr>
                      <w:b/>
                      <w:bCs/>
                      <w:color w:val="1F3864" w:themeColor="accent5" w:themeShade="80"/>
                    </w:rPr>
                    <w:t xml:space="preserve">: </w:t>
                  </w:r>
                </w:p>
                <w:p w14:paraId="034DB98C" w14:textId="43262DD4" w:rsidR="0044082B" w:rsidRDefault="0044082B" w:rsidP="0044082B">
                  <w:pPr>
                    <w:pStyle w:val="Paragrafoelenco"/>
                    <w:numPr>
                      <w:ilvl w:val="0"/>
                      <w:numId w:val="22"/>
                    </w:numPr>
                    <w:ind w:left="318" w:hanging="284"/>
                    <w:rPr>
                      <w:bCs/>
                      <w:color w:val="1F497D"/>
                      <w:u w:val="single"/>
                    </w:rPr>
                  </w:pPr>
                  <w:r w:rsidRPr="000753E3">
                    <w:rPr>
                      <w:bCs/>
                      <w:color w:val="1F497D"/>
                      <w:u w:val="single"/>
                    </w:rPr>
                    <w:t>Difesa penale per reati di natura colposa o contravvenzionale</w:t>
                  </w:r>
                  <w:r>
                    <w:rPr>
                      <w:bCs/>
                      <w:color w:val="1F497D"/>
                      <w:u w:val="single"/>
                    </w:rPr>
                    <w:t xml:space="preserve">, </w:t>
                  </w:r>
                  <w:r w:rsidRPr="000753E3">
                    <w:rPr>
                      <w:bCs/>
                      <w:color w:val="1F497D"/>
                      <w:u w:val="single"/>
                    </w:rPr>
                    <w:t>compresa la circolazione stradale per motivi di servizio</w:t>
                  </w:r>
                </w:p>
                <w:p w14:paraId="7B1B7FA4" w14:textId="77777777" w:rsidR="0044082B" w:rsidRDefault="0044082B" w:rsidP="0044082B">
                  <w:pPr>
                    <w:pStyle w:val="Paragrafoelenco"/>
                    <w:numPr>
                      <w:ilvl w:val="0"/>
                      <w:numId w:val="22"/>
                    </w:numPr>
                    <w:ind w:left="318" w:hanging="284"/>
                    <w:rPr>
                      <w:bCs/>
                      <w:color w:val="1F497D"/>
                      <w:u w:val="single"/>
                    </w:rPr>
                  </w:pPr>
                  <w:r w:rsidRPr="000753E3">
                    <w:rPr>
                      <w:bCs/>
                      <w:color w:val="1F497D"/>
                      <w:u w:val="single"/>
                    </w:rPr>
                    <w:t xml:space="preserve">Difesa penale per reati di natura dolosa </w:t>
                  </w:r>
                </w:p>
                <w:p w14:paraId="432D9AB2" w14:textId="4EF21918" w:rsidR="0044082B" w:rsidRDefault="0044082B" w:rsidP="0044082B">
                  <w:pPr>
                    <w:pStyle w:val="Paragrafoelenco"/>
                    <w:numPr>
                      <w:ilvl w:val="0"/>
                      <w:numId w:val="22"/>
                    </w:numPr>
                    <w:ind w:left="318" w:hanging="284"/>
                    <w:rPr>
                      <w:bCs/>
                      <w:color w:val="1F497D"/>
                      <w:u w:val="single"/>
                    </w:rPr>
                  </w:pPr>
                  <w:r w:rsidRPr="000753E3">
                    <w:rPr>
                      <w:bCs/>
                      <w:color w:val="1F497D"/>
                      <w:u w:val="single"/>
                    </w:rPr>
                    <w:t>Pacchetto sicurezza aziendale</w:t>
                  </w:r>
                  <w:r>
                    <w:rPr>
                      <w:bCs/>
                      <w:color w:val="1F497D"/>
                      <w:u w:val="single"/>
                    </w:rPr>
                    <w:t xml:space="preserve"> per la d</w:t>
                  </w:r>
                  <w:r w:rsidRPr="000753E3">
                    <w:rPr>
                      <w:bCs/>
                      <w:color w:val="1F497D"/>
                      <w:u w:val="single"/>
                    </w:rPr>
                    <w:t>ifesa penale o opposizione o impugnazione di provvedimenti o sanzioni amministrative</w:t>
                  </w:r>
                </w:p>
                <w:p w14:paraId="162C191F" w14:textId="77777777" w:rsidR="0044082B" w:rsidRPr="00657391" w:rsidRDefault="0044082B" w:rsidP="0044082B">
                  <w:pPr>
                    <w:pStyle w:val="Paragrafoelenco"/>
                    <w:numPr>
                      <w:ilvl w:val="0"/>
                      <w:numId w:val="22"/>
                    </w:numPr>
                    <w:ind w:left="318" w:hanging="284"/>
                    <w:rPr>
                      <w:bCs/>
                      <w:color w:val="1F497D"/>
                      <w:u w:val="single"/>
                    </w:rPr>
                  </w:pPr>
                  <w:r w:rsidRPr="00657391">
                    <w:rPr>
                      <w:bCs/>
                      <w:color w:val="1F497D"/>
                      <w:u w:val="single"/>
                    </w:rPr>
                    <w:t>Chiamata in causa della Compagnia di RC del Contraente</w:t>
                  </w:r>
                </w:p>
                <w:p w14:paraId="13C695D9" w14:textId="2B1FCF0B" w:rsidR="0044082B" w:rsidRDefault="0044082B" w:rsidP="0044082B">
                  <w:pPr>
                    <w:pStyle w:val="Paragrafoelenco"/>
                    <w:numPr>
                      <w:ilvl w:val="0"/>
                      <w:numId w:val="22"/>
                    </w:numPr>
                    <w:ind w:left="318" w:hanging="284"/>
                    <w:rPr>
                      <w:bCs/>
                      <w:color w:val="1F497D"/>
                      <w:u w:val="single"/>
                    </w:rPr>
                  </w:pPr>
                  <w:r w:rsidRPr="000753E3">
                    <w:rPr>
                      <w:bCs/>
                      <w:color w:val="1F497D"/>
                      <w:u w:val="single"/>
                    </w:rPr>
                    <w:t xml:space="preserve">Recupero danni per illecito di terzi </w:t>
                  </w:r>
                </w:p>
                <w:p w14:paraId="7FDB4A59" w14:textId="51A712E0" w:rsidR="0044082B" w:rsidRPr="000753E3" w:rsidRDefault="0044082B" w:rsidP="0044082B">
                  <w:pPr>
                    <w:pStyle w:val="Paragrafoelenco"/>
                    <w:numPr>
                      <w:ilvl w:val="0"/>
                      <w:numId w:val="22"/>
                    </w:numPr>
                    <w:ind w:left="318" w:hanging="284"/>
                    <w:rPr>
                      <w:bCs/>
                      <w:color w:val="1F497D"/>
                      <w:u w:val="single"/>
                    </w:rPr>
                  </w:pPr>
                  <w:r w:rsidRPr="000753E3">
                    <w:rPr>
                      <w:bCs/>
                      <w:color w:val="1F497D"/>
                      <w:u w:val="single"/>
                    </w:rPr>
                    <w:t>Spese di resistenza in I e II rischio</w:t>
                  </w:r>
                </w:p>
                <w:p w14:paraId="7FEA100C" w14:textId="7FEF7BB0" w:rsidR="0044082B" w:rsidRDefault="0044082B" w:rsidP="0044082B">
                  <w:pPr>
                    <w:pStyle w:val="Testocommento"/>
                    <w:ind w:left="720"/>
                    <w:rPr>
                      <w:b/>
                      <w:color w:val="1F3864" w:themeColor="accent5" w:themeShade="80"/>
                    </w:rPr>
                  </w:pPr>
                </w:p>
                <w:p w14:paraId="21691EF4" w14:textId="77777777" w:rsidR="0044082B" w:rsidRPr="000753E3" w:rsidRDefault="0044082B" w:rsidP="0044082B">
                  <w:pPr>
                    <w:pStyle w:val="Testocommento"/>
                    <w:ind w:left="720"/>
                    <w:rPr>
                      <w:b/>
                      <w:color w:val="1F3864" w:themeColor="accent5" w:themeShade="80"/>
                    </w:rPr>
                  </w:pPr>
                </w:p>
                <w:p w14:paraId="33910028" w14:textId="446F6107" w:rsidR="0044082B" w:rsidRPr="00572E96" w:rsidRDefault="0044082B" w:rsidP="003A1938">
                  <w:pPr>
                    <w:pStyle w:val="Testocommento"/>
                    <w:rPr>
                      <w:b/>
                      <w:color w:val="1F3864" w:themeColor="accent5" w:themeShade="80"/>
                    </w:rPr>
                  </w:pPr>
                  <w:r w:rsidRPr="00572E96">
                    <w:rPr>
                      <w:b/>
                      <w:color w:val="1F3864" w:themeColor="accent5" w:themeShade="80"/>
                      <w:u w:val="single"/>
                    </w:rPr>
                    <w:t>Sempre Escluso</w:t>
                  </w:r>
                  <w:r w:rsidRPr="00572E96">
                    <w:rPr>
                      <w:b/>
                      <w:color w:val="1F3864" w:themeColor="accent5" w:themeShade="80"/>
                    </w:rPr>
                    <w:t xml:space="preserve">: </w:t>
                  </w:r>
                </w:p>
                <w:p w14:paraId="5CBFDD9D" w14:textId="5DE40ED1" w:rsidR="0044082B" w:rsidRPr="00572E96" w:rsidRDefault="0044082B" w:rsidP="003A1938">
                  <w:pPr>
                    <w:pStyle w:val="Testocommento"/>
                    <w:rPr>
                      <w:b/>
                      <w:color w:val="1F3864" w:themeColor="accent5" w:themeShade="80"/>
                    </w:rPr>
                  </w:pPr>
                  <w:r w:rsidRPr="00572E96">
                    <w:rPr>
                      <w:b/>
                      <w:color w:val="1F3864" w:themeColor="accent5" w:themeShade="80"/>
                    </w:rPr>
                    <w:t>Controversie con i clienti e recupero crediti</w:t>
                  </w:r>
                  <w:r>
                    <w:rPr>
                      <w:b/>
                      <w:color w:val="1F3864" w:themeColor="accent5" w:themeShade="80"/>
                    </w:rPr>
                    <w:t xml:space="preserve">, </w:t>
                  </w:r>
                  <w:r w:rsidRPr="003158B5">
                    <w:rPr>
                      <w:b/>
                      <w:color w:val="1F3864" w:themeColor="accent5" w:themeShade="80"/>
                    </w:rPr>
                    <w:t>controversie di lavoro e controversie con i fornitori</w:t>
                  </w:r>
                </w:p>
                <w:p w14:paraId="47A5BD21" w14:textId="77777777" w:rsidR="0044082B" w:rsidRPr="00572E96" w:rsidRDefault="0044082B" w:rsidP="0044082B">
                  <w:pPr>
                    <w:pStyle w:val="Testocommento"/>
                    <w:ind w:left="720" w:hanging="720"/>
                    <w:rPr>
                      <w:b/>
                      <w:color w:val="1F3864" w:themeColor="accent5" w:themeShade="80"/>
                    </w:rPr>
                  </w:pPr>
                </w:p>
                <w:p w14:paraId="3C5586D0" w14:textId="607278DB" w:rsidR="0044082B" w:rsidRDefault="0044082B" w:rsidP="0044082B">
                  <w:pPr>
                    <w:jc w:val="both"/>
                    <w:rPr>
                      <w:b/>
                      <w:bCs/>
                      <w:color w:val="FF0000"/>
                    </w:rPr>
                  </w:pPr>
                  <w:bookmarkStart w:id="35" w:name="_Hlk101343607"/>
                  <w:bookmarkEnd w:id="34"/>
                  <w:r w:rsidRPr="004A46FF">
                    <w:rPr>
                      <w:b/>
                      <w:bCs/>
                      <w:color w:val="FF0000"/>
                    </w:rPr>
                    <w:t xml:space="preserve">N.B. </w:t>
                  </w:r>
                  <w:r w:rsidRPr="004A46FF">
                    <w:rPr>
                      <w:b/>
                      <w:bCs/>
                      <w:color w:val="1F497D"/>
                    </w:rPr>
                    <w:t xml:space="preserve">estensione abbinabile: ove assicurati beni immobili, questa estensione di garanzia si intende estesa a tutti gli immobili compresi in polizza </w:t>
                  </w:r>
                  <w:r w:rsidRPr="004A46FF">
                    <w:rPr>
                      <w:b/>
                      <w:bCs/>
                      <w:color w:val="FF0000"/>
                    </w:rPr>
                    <w:t>(con un aumento di premio di 15€ lordi per ciascun immobile assicurato).</w:t>
                  </w:r>
                </w:p>
                <w:bookmarkEnd w:id="35"/>
                <w:p w14:paraId="7C5D1115" w14:textId="77777777" w:rsidR="0044082B" w:rsidRPr="00572E96" w:rsidRDefault="0044082B" w:rsidP="0044082B">
                  <w:pPr>
                    <w:jc w:val="both"/>
                    <w:rPr>
                      <w:b/>
                      <w:bCs/>
                      <w:color w:val="FF0000"/>
                      <w:u w:val="single"/>
                    </w:rPr>
                  </w:pPr>
                </w:p>
              </w:tc>
              <w:tc>
                <w:tcPr>
                  <w:tcW w:w="2126" w:type="dxa"/>
                  <w:gridSpan w:val="2"/>
                  <w:tcBorders>
                    <w:top w:val="single" w:sz="12" w:space="0" w:color="auto"/>
                    <w:bottom w:val="single" w:sz="12" w:space="0" w:color="auto"/>
                    <w:right w:val="single" w:sz="12" w:space="0" w:color="auto"/>
                  </w:tcBorders>
                </w:tcPr>
                <w:p w14:paraId="19655468" w14:textId="77777777" w:rsidR="0044082B" w:rsidRDefault="0044082B" w:rsidP="0044082B">
                  <w:pPr>
                    <w:ind w:right="344"/>
                    <w:rPr>
                      <w:bCs/>
                      <w:color w:val="1F497D"/>
                    </w:rPr>
                  </w:pPr>
                </w:p>
                <w:p w14:paraId="1B278D3C" w14:textId="4E3EC612" w:rsidR="0044082B" w:rsidRPr="00572E96" w:rsidRDefault="0044082B" w:rsidP="0044082B">
                  <w:pPr>
                    <w:rPr>
                      <w:bCs/>
                      <w:color w:val="1F497D"/>
                    </w:rPr>
                  </w:pPr>
                  <w:r w:rsidRPr="00572E96">
                    <w:rPr>
                      <w:b/>
                      <w:bCs/>
                      <w:color w:val="1F497D"/>
                    </w:rPr>
                    <w:t xml:space="preserve">Vedi </w:t>
                  </w:r>
                  <w:r w:rsidRPr="00572E96">
                    <w:rPr>
                      <w:b/>
                      <w:bCs/>
                      <w:color w:val="FF0000"/>
                      <w:u w:val="single"/>
                    </w:rPr>
                    <w:t>Allegato 1</w:t>
                  </w:r>
                </w:p>
                <w:p w14:paraId="5761F24A" w14:textId="77777777" w:rsidR="0044082B" w:rsidRPr="00572E96" w:rsidRDefault="0044082B" w:rsidP="0044082B">
                  <w:pPr>
                    <w:ind w:right="344"/>
                    <w:rPr>
                      <w:bCs/>
                      <w:color w:val="1F497D"/>
                    </w:rPr>
                  </w:pPr>
                </w:p>
              </w:tc>
            </w:tr>
            <w:tr w:rsidR="0044082B" w:rsidRPr="00572E96" w14:paraId="4AB504AA" w14:textId="77777777" w:rsidTr="005B3A7F">
              <w:trPr>
                <w:trHeight w:val="426"/>
              </w:trPr>
              <w:tc>
                <w:tcPr>
                  <w:tcW w:w="8683" w:type="dxa"/>
                  <w:gridSpan w:val="7"/>
                  <w:tcBorders>
                    <w:top w:val="single" w:sz="12" w:space="0" w:color="auto"/>
                    <w:left w:val="nil"/>
                    <w:bottom w:val="single" w:sz="12" w:space="0" w:color="auto"/>
                    <w:right w:val="nil"/>
                  </w:tcBorders>
                  <w:shd w:val="clear" w:color="auto" w:fill="auto"/>
                </w:tcPr>
                <w:p w14:paraId="7B536E22" w14:textId="77777777" w:rsidR="0044082B" w:rsidRPr="00572E96" w:rsidRDefault="0044082B" w:rsidP="0044082B">
                  <w:pPr>
                    <w:ind w:right="344"/>
                    <w:rPr>
                      <w:bCs/>
                      <w:color w:val="1F497D"/>
                    </w:rPr>
                  </w:pPr>
                </w:p>
              </w:tc>
            </w:tr>
            <w:tr w:rsidR="0044082B" w:rsidRPr="00572E96" w14:paraId="781D9632" w14:textId="77777777" w:rsidTr="005B3A7F">
              <w:trPr>
                <w:gridAfter w:val="1"/>
                <w:wAfter w:w="13" w:type="dxa"/>
                <w:trHeight w:val="249"/>
              </w:trPr>
              <w:tc>
                <w:tcPr>
                  <w:tcW w:w="1861" w:type="dxa"/>
                  <w:gridSpan w:val="2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shd w:val="pct10" w:color="auto" w:fill="auto"/>
                </w:tcPr>
                <w:p w14:paraId="1D80C068" w14:textId="77777777" w:rsidR="0044082B" w:rsidRPr="00572E96" w:rsidRDefault="0044082B" w:rsidP="0044082B">
                  <w:pPr>
                    <w:rPr>
                      <w:b/>
                      <w:bCs/>
                      <w:color w:val="1F497D"/>
                    </w:rPr>
                  </w:pPr>
                  <w:r w:rsidRPr="00572E96">
                    <w:rPr>
                      <w:b/>
                      <w:bCs/>
                      <w:color w:val="1F497D"/>
                    </w:rPr>
                    <w:t xml:space="preserve">Sezione </w:t>
                  </w:r>
                  <w:r w:rsidRPr="00572E96">
                    <w:rPr>
                      <w:b/>
                      <w:bCs/>
                      <w:color w:val="FF0000"/>
                    </w:rPr>
                    <w:t>F</w:t>
                  </w:r>
                  <w:r w:rsidRPr="00572E96">
                    <w:rPr>
                      <w:b/>
                      <w:bCs/>
                      <w:color w:val="1F497D"/>
                    </w:rPr>
                    <w:t>)</w:t>
                  </w:r>
                </w:p>
              </w:tc>
              <w:tc>
                <w:tcPr>
                  <w:tcW w:w="4683" w:type="dxa"/>
                  <w:gridSpan w:val="2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</w:tcBorders>
                </w:tcPr>
                <w:p w14:paraId="6F6216AB" w14:textId="77777777" w:rsidR="0044082B" w:rsidRPr="00572E96" w:rsidRDefault="0044082B" w:rsidP="0044082B">
                  <w:pPr>
                    <w:rPr>
                      <w:b/>
                      <w:bCs/>
                      <w:color w:val="FF0000"/>
                      <w:u w:val="single"/>
                    </w:rPr>
                  </w:pPr>
                  <w:r w:rsidRPr="00572E96">
                    <w:rPr>
                      <w:bCs/>
                      <w:color w:val="1F497D"/>
                    </w:rPr>
                    <w:t>GARANZIA</w:t>
                  </w:r>
                </w:p>
              </w:tc>
              <w:tc>
                <w:tcPr>
                  <w:tcW w:w="2126" w:type="dxa"/>
                  <w:gridSpan w:val="2"/>
                  <w:tcBorders>
                    <w:top w:val="single" w:sz="12" w:space="0" w:color="auto"/>
                    <w:bottom w:val="single" w:sz="12" w:space="0" w:color="auto"/>
                    <w:right w:val="single" w:sz="12" w:space="0" w:color="auto"/>
                  </w:tcBorders>
                </w:tcPr>
                <w:p w14:paraId="210C8380" w14:textId="77777777" w:rsidR="0044082B" w:rsidRPr="00572E96" w:rsidRDefault="0044082B" w:rsidP="0044082B">
                  <w:pPr>
                    <w:ind w:right="344"/>
                    <w:rPr>
                      <w:bCs/>
                      <w:color w:val="1F497D"/>
                    </w:rPr>
                  </w:pPr>
                  <w:r w:rsidRPr="00572E96">
                    <w:rPr>
                      <w:bCs/>
                      <w:color w:val="1F497D"/>
                    </w:rPr>
                    <w:t>MASSIMALI</w:t>
                  </w:r>
                </w:p>
              </w:tc>
            </w:tr>
            <w:tr w:rsidR="0044082B" w:rsidRPr="00572E96" w14:paraId="73EA6E24" w14:textId="77777777" w:rsidTr="005B3A7F">
              <w:trPr>
                <w:gridAfter w:val="1"/>
                <w:wAfter w:w="13" w:type="dxa"/>
                <w:trHeight w:val="1266"/>
              </w:trPr>
              <w:tc>
                <w:tcPr>
                  <w:tcW w:w="1861" w:type="dxa"/>
                  <w:gridSpan w:val="2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shd w:val="pct5" w:color="auto" w:fill="auto"/>
                </w:tcPr>
                <w:p w14:paraId="2217EE0F" w14:textId="77777777" w:rsidR="0044082B" w:rsidRPr="00572E96" w:rsidRDefault="0044082B" w:rsidP="0044082B">
                  <w:pPr>
                    <w:rPr>
                      <w:b/>
                      <w:bCs/>
                      <w:color w:val="1F497D"/>
                    </w:rPr>
                  </w:pPr>
                  <w:r w:rsidRPr="00572E96">
                    <w:rPr>
                      <w:b/>
                      <w:bCs/>
                      <w:color w:val="1F497D"/>
                    </w:rPr>
                    <w:lastRenderedPageBreak/>
                    <w:t>CYBER RISK</w:t>
                  </w:r>
                </w:p>
              </w:tc>
              <w:tc>
                <w:tcPr>
                  <w:tcW w:w="4683" w:type="dxa"/>
                  <w:gridSpan w:val="2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</w:tcBorders>
                </w:tcPr>
                <w:p w14:paraId="0B146C86" w14:textId="77777777" w:rsidR="0044082B" w:rsidRPr="00572E96" w:rsidRDefault="0044082B" w:rsidP="0044082B">
                  <w:pPr>
                    <w:rPr>
                      <w:bCs/>
                      <w:color w:val="1F497D"/>
                    </w:rPr>
                  </w:pPr>
                  <w:r w:rsidRPr="00572E96">
                    <w:rPr>
                      <w:b/>
                      <w:bCs/>
                      <w:color w:val="FF0000"/>
                      <w:u w:val="single"/>
                    </w:rPr>
                    <w:t>CYBER RISK</w:t>
                  </w:r>
                  <w:r w:rsidRPr="00572E96">
                    <w:rPr>
                      <w:i/>
                      <w:iCs/>
                      <w:color w:val="808080" w:themeColor="background1" w:themeShade="80"/>
                    </w:rPr>
                    <w:t xml:space="preserve"> </w:t>
                  </w:r>
                  <w:r w:rsidRPr="00572E96">
                    <w:rPr>
                      <w:b/>
                      <w:bCs/>
                      <w:color w:val="1F497D"/>
                    </w:rPr>
                    <w:t>(Opzionale)</w:t>
                  </w:r>
                </w:p>
                <w:p w14:paraId="29941790" w14:textId="77777777" w:rsidR="0044082B" w:rsidRPr="00572E96" w:rsidRDefault="0044082B" w:rsidP="0044082B">
                  <w:pPr>
                    <w:rPr>
                      <w:bCs/>
                      <w:color w:val="1F497D"/>
                    </w:rPr>
                  </w:pPr>
                  <w:r w:rsidRPr="00572E96">
                    <w:rPr>
                      <w:bCs/>
                      <w:color w:val="1F497D"/>
                    </w:rPr>
                    <w:t>(</w:t>
                  </w:r>
                  <w:r w:rsidRPr="00572E96">
                    <w:rPr>
                      <w:bCs/>
                      <w:color w:val="1F497D"/>
                      <w:u w:val="single"/>
                    </w:rPr>
                    <w:t>Acquistabile in abbinamento a garanzia RCT</w:t>
                  </w:r>
                  <w:r w:rsidRPr="00572E96">
                    <w:rPr>
                      <w:bCs/>
                      <w:color w:val="1F497D"/>
                    </w:rPr>
                    <w:t>)</w:t>
                  </w:r>
                </w:p>
                <w:p w14:paraId="3158C2B5" w14:textId="77777777" w:rsidR="0044082B" w:rsidRPr="00572E96" w:rsidRDefault="0044082B" w:rsidP="0044082B">
                  <w:pPr>
                    <w:rPr>
                      <w:bCs/>
                      <w:color w:val="1F497D"/>
                      <w:sz w:val="20"/>
                      <w:szCs w:val="20"/>
                    </w:rPr>
                  </w:pPr>
                  <w:r w:rsidRPr="00572E96">
                    <w:rPr>
                      <w:bCs/>
                      <w:color w:val="1F497D"/>
                      <w:sz w:val="20"/>
                      <w:szCs w:val="20"/>
                    </w:rPr>
                    <w:t>Questa garanzia prevede entro la somma assicurata, il risarcimento delle spese sostenute dall'assicurato, a seguito di un attacco informatico, per:</w:t>
                  </w:r>
                </w:p>
                <w:p w14:paraId="353279F6" w14:textId="77777777" w:rsidR="0044082B" w:rsidRPr="004A46FF" w:rsidRDefault="0044082B" w:rsidP="0044082B">
                  <w:pPr>
                    <w:pStyle w:val="Paragrafoelenco"/>
                    <w:numPr>
                      <w:ilvl w:val="0"/>
                      <w:numId w:val="17"/>
                    </w:numPr>
                    <w:rPr>
                      <w:bCs/>
                      <w:color w:val="1F497D"/>
                      <w:u w:val="single"/>
                    </w:rPr>
                  </w:pPr>
                  <w:r w:rsidRPr="004A46FF">
                    <w:rPr>
                      <w:bCs/>
                      <w:color w:val="1F497D"/>
                      <w:u w:val="single"/>
                    </w:rPr>
                    <w:t>Ripristino dati</w:t>
                  </w:r>
                </w:p>
                <w:p w14:paraId="6C7DB4E5" w14:textId="77777777" w:rsidR="0044082B" w:rsidRPr="004A46FF" w:rsidRDefault="0044082B" w:rsidP="0044082B">
                  <w:pPr>
                    <w:pStyle w:val="Paragrafoelenco"/>
                    <w:numPr>
                      <w:ilvl w:val="0"/>
                      <w:numId w:val="17"/>
                    </w:numPr>
                    <w:rPr>
                      <w:bCs/>
                      <w:color w:val="1F497D"/>
                      <w:u w:val="single"/>
                    </w:rPr>
                  </w:pPr>
                  <w:r w:rsidRPr="004A46FF">
                    <w:rPr>
                      <w:bCs/>
                      <w:color w:val="1F497D"/>
                      <w:u w:val="single"/>
                    </w:rPr>
                    <w:t>Estorsione Cyber</w:t>
                  </w:r>
                </w:p>
                <w:p w14:paraId="2D91AFED" w14:textId="77777777" w:rsidR="0044082B" w:rsidRPr="00572E96" w:rsidRDefault="0044082B" w:rsidP="0044082B">
                  <w:pPr>
                    <w:pStyle w:val="Paragrafoelenco"/>
                    <w:numPr>
                      <w:ilvl w:val="0"/>
                      <w:numId w:val="17"/>
                    </w:numPr>
                    <w:rPr>
                      <w:bCs/>
                      <w:color w:val="1F497D"/>
                      <w:u w:val="single"/>
                    </w:rPr>
                  </w:pPr>
                  <w:r w:rsidRPr="00572E96">
                    <w:rPr>
                      <w:bCs/>
                      <w:color w:val="1F497D"/>
                      <w:u w:val="single"/>
                    </w:rPr>
                    <w:t xml:space="preserve">Danni da interruzione di attività </w:t>
                  </w:r>
                </w:p>
                <w:p w14:paraId="4916DEF4" w14:textId="77777777" w:rsidR="0044082B" w:rsidRPr="00572E96" w:rsidRDefault="0044082B" w:rsidP="0044082B">
                  <w:pPr>
                    <w:pStyle w:val="Paragrafoelenco"/>
                    <w:numPr>
                      <w:ilvl w:val="0"/>
                      <w:numId w:val="17"/>
                    </w:numPr>
                    <w:rPr>
                      <w:bCs/>
                      <w:color w:val="1F497D"/>
                      <w:u w:val="single"/>
                    </w:rPr>
                  </w:pPr>
                  <w:r w:rsidRPr="00572E96">
                    <w:rPr>
                      <w:bCs/>
                      <w:color w:val="1F497D"/>
                      <w:u w:val="single"/>
                    </w:rPr>
                    <w:t>Danno reputazionale</w:t>
                  </w:r>
                </w:p>
                <w:p w14:paraId="0D7417E7" w14:textId="7C68EFE1" w:rsidR="0044082B" w:rsidRPr="00572E96" w:rsidRDefault="0044082B" w:rsidP="0044082B">
                  <w:pPr>
                    <w:pStyle w:val="Paragrafoelenco"/>
                    <w:numPr>
                      <w:ilvl w:val="0"/>
                      <w:numId w:val="17"/>
                    </w:numPr>
                    <w:rPr>
                      <w:bCs/>
                      <w:color w:val="1F497D"/>
                      <w:u w:val="single"/>
                    </w:rPr>
                  </w:pPr>
                  <w:r w:rsidRPr="00572E96">
                    <w:rPr>
                      <w:bCs/>
                      <w:color w:val="1F497D"/>
                      <w:u w:val="single"/>
                    </w:rPr>
                    <w:t>Responsabilità derivante da attività multimediale</w:t>
                  </w:r>
                </w:p>
                <w:p w14:paraId="39C5A38E" w14:textId="77777777" w:rsidR="0044082B" w:rsidRPr="00572E96" w:rsidRDefault="0044082B" w:rsidP="0044082B">
                  <w:pPr>
                    <w:pStyle w:val="Paragrafoelenco"/>
                    <w:numPr>
                      <w:ilvl w:val="0"/>
                      <w:numId w:val="17"/>
                    </w:numPr>
                    <w:rPr>
                      <w:bCs/>
                      <w:color w:val="1F497D"/>
                      <w:u w:val="single"/>
                    </w:rPr>
                  </w:pPr>
                  <w:r w:rsidRPr="00572E96">
                    <w:rPr>
                      <w:bCs/>
                      <w:color w:val="1F497D"/>
                      <w:u w:val="single"/>
                    </w:rPr>
                    <w:t>Violazione Privacy</w:t>
                  </w:r>
                </w:p>
                <w:p w14:paraId="6E203F9F" w14:textId="77777777" w:rsidR="0044082B" w:rsidRPr="00572E96" w:rsidRDefault="0044082B" w:rsidP="0044082B">
                  <w:pPr>
                    <w:pStyle w:val="Paragrafoelenco"/>
                    <w:numPr>
                      <w:ilvl w:val="0"/>
                      <w:numId w:val="17"/>
                    </w:numPr>
                    <w:rPr>
                      <w:bCs/>
                      <w:color w:val="1F497D"/>
                      <w:u w:val="single"/>
                    </w:rPr>
                  </w:pPr>
                  <w:r w:rsidRPr="00572E96">
                    <w:rPr>
                      <w:bCs/>
                      <w:color w:val="1F497D"/>
                      <w:u w:val="single"/>
                    </w:rPr>
                    <w:t xml:space="preserve">Violazioni della sicurezza della Rete </w:t>
                  </w:r>
                </w:p>
                <w:p w14:paraId="6635AA13" w14:textId="77777777" w:rsidR="0044082B" w:rsidRPr="00572E96" w:rsidRDefault="0044082B" w:rsidP="0044082B">
                  <w:pPr>
                    <w:pStyle w:val="Paragrafoelenco"/>
                    <w:numPr>
                      <w:ilvl w:val="0"/>
                      <w:numId w:val="17"/>
                    </w:numPr>
                    <w:rPr>
                      <w:bCs/>
                      <w:color w:val="1F497D"/>
                      <w:u w:val="single"/>
                    </w:rPr>
                  </w:pPr>
                  <w:r w:rsidRPr="00572E96">
                    <w:rPr>
                      <w:bCs/>
                      <w:color w:val="1F497D"/>
                      <w:u w:val="single"/>
                    </w:rPr>
                    <w:t>Danni su carte di pagamento/credito</w:t>
                  </w:r>
                </w:p>
                <w:p w14:paraId="33CA89B9" w14:textId="77777777" w:rsidR="0044082B" w:rsidRDefault="0044082B" w:rsidP="0044082B">
                  <w:pPr>
                    <w:pStyle w:val="Paragrafoelenco"/>
                    <w:numPr>
                      <w:ilvl w:val="0"/>
                      <w:numId w:val="17"/>
                    </w:numPr>
                    <w:rPr>
                      <w:bCs/>
                      <w:color w:val="1F497D"/>
                      <w:u w:val="single"/>
                    </w:rPr>
                  </w:pPr>
                  <w:r w:rsidRPr="004A46FF">
                    <w:rPr>
                      <w:bCs/>
                      <w:color w:val="1F497D"/>
                      <w:u w:val="single"/>
                    </w:rPr>
                    <w:t>Cyber Crime</w:t>
                  </w:r>
                </w:p>
                <w:p w14:paraId="7C124A7B" w14:textId="77777777" w:rsidR="0044082B" w:rsidRDefault="0044082B" w:rsidP="0044082B">
                  <w:pPr>
                    <w:ind w:left="360"/>
                    <w:rPr>
                      <w:bCs/>
                      <w:color w:val="1F497D"/>
                      <w:u w:val="single"/>
                    </w:rPr>
                  </w:pPr>
                </w:p>
                <w:p w14:paraId="4067AC29" w14:textId="77777777" w:rsidR="0044082B" w:rsidRPr="00572E96" w:rsidRDefault="0044082B" w:rsidP="0044082B">
                  <w:pPr>
                    <w:rPr>
                      <w:b/>
                      <w:bCs/>
                      <w:color w:val="FF0000"/>
                      <w:u w:val="single"/>
                    </w:rPr>
                  </w:pPr>
                </w:p>
              </w:tc>
              <w:tc>
                <w:tcPr>
                  <w:tcW w:w="2126" w:type="dxa"/>
                  <w:gridSpan w:val="2"/>
                  <w:tcBorders>
                    <w:top w:val="single" w:sz="12" w:space="0" w:color="auto"/>
                    <w:bottom w:val="single" w:sz="12" w:space="0" w:color="auto"/>
                    <w:right w:val="single" w:sz="12" w:space="0" w:color="auto"/>
                  </w:tcBorders>
                </w:tcPr>
                <w:p w14:paraId="41708AB8" w14:textId="77777777" w:rsidR="0044082B" w:rsidRPr="00572E96" w:rsidRDefault="0044082B" w:rsidP="0044082B">
                  <w:pPr>
                    <w:rPr>
                      <w:b/>
                      <w:bCs/>
                      <w:color w:val="1F497D"/>
                    </w:rPr>
                  </w:pPr>
                  <w:r w:rsidRPr="00572E96">
                    <w:rPr>
                      <w:b/>
                      <w:bCs/>
                      <w:color w:val="1F497D"/>
                    </w:rPr>
                    <w:t>Massimali/</w:t>
                  </w:r>
                </w:p>
                <w:p w14:paraId="15869BCC" w14:textId="77777777" w:rsidR="0044082B" w:rsidRPr="00572E96" w:rsidRDefault="0044082B" w:rsidP="0044082B">
                  <w:pPr>
                    <w:rPr>
                      <w:b/>
                      <w:bCs/>
                      <w:color w:val="1F497D"/>
                    </w:rPr>
                  </w:pPr>
                  <w:r w:rsidRPr="00572E96">
                    <w:rPr>
                      <w:b/>
                      <w:bCs/>
                      <w:color w:val="1F497D"/>
                    </w:rPr>
                    <w:t>Sotto limiti:</w:t>
                  </w:r>
                </w:p>
                <w:p w14:paraId="6813AA9D" w14:textId="77777777" w:rsidR="0044082B" w:rsidRPr="00572E96" w:rsidRDefault="0044082B" w:rsidP="0044082B">
                  <w:pPr>
                    <w:rPr>
                      <w:bCs/>
                      <w:color w:val="1F497D"/>
                    </w:rPr>
                  </w:pPr>
                  <w:r w:rsidRPr="00572E96">
                    <w:rPr>
                      <w:b/>
                      <w:bCs/>
                      <w:color w:val="1F497D"/>
                    </w:rPr>
                    <w:t xml:space="preserve">Vedi </w:t>
                  </w:r>
                  <w:r w:rsidRPr="00572E96">
                    <w:rPr>
                      <w:b/>
                      <w:bCs/>
                      <w:color w:val="FF0000"/>
                      <w:u w:val="single"/>
                    </w:rPr>
                    <w:t>Allegato 1</w:t>
                  </w:r>
                </w:p>
                <w:p w14:paraId="55852A24" w14:textId="77777777" w:rsidR="0044082B" w:rsidRPr="00572E96" w:rsidRDefault="0044082B" w:rsidP="0044082B">
                  <w:pPr>
                    <w:ind w:right="628"/>
                    <w:rPr>
                      <w:bCs/>
                      <w:color w:val="1F497D"/>
                    </w:rPr>
                  </w:pPr>
                </w:p>
                <w:p w14:paraId="70AE9080" w14:textId="77777777" w:rsidR="0044082B" w:rsidRPr="00572E96" w:rsidRDefault="0044082B" w:rsidP="0044082B">
                  <w:pPr>
                    <w:ind w:right="344"/>
                    <w:rPr>
                      <w:bCs/>
                      <w:color w:val="1F497D"/>
                    </w:rPr>
                  </w:pPr>
                </w:p>
              </w:tc>
            </w:tr>
            <w:tr w:rsidR="0044082B" w:rsidRPr="00572E96" w14:paraId="5205422E" w14:textId="77777777" w:rsidTr="005B3A7F">
              <w:trPr>
                <w:trHeight w:val="348"/>
              </w:trPr>
              <w:tc>
                <w:tcPr>
                  <w:tcW w:w="8683" w:type="dxa"/>
                  <w:gridSpan w:val="7"/>
                  <w:tcBorders>
                    <w:top w:val="single" w:sz="12" w:space="0" w:color="auto"/>
                    <w:left w:val="nil"/>
                    <w:bottom w:val="single" w:sz="12" w:space="0" w:color="auto"/>
                    <w:right w:val="nil"/>
                  </w:tcBorders>
                  <w:shd w:val="clear" w:color="auto" w:fill="auto"/>
                </w:tcPr>
                <w:p w14:paraId="12BB7C4D" w14:textId="77777777" w:rsidR="0044082B" w:rsidRDefault="0044082B" w:rsidP="0044082B">
                  <w:pPr>
                    <w:ind w:right="628"/>
                    <w:rPr>
                      <w:bCs/>
                      <w:color w:val="FF0000"/>
                      <w:u w:val="single"/>
                    </w:rPr>
                  </w:pPr>
                </w:p>
                <w:p w14:paraId="19FDA683" w14:textId="77777777" w:rsidR="0044082B" w:rsidRDefault="0044082B" w:rsidP="0044082B">
                  <w:pPr>
                    <w:ind w:right="628"/>
                    <w:rPr>
                      <w:bCs/>
                      <w:color w:val="FF0000"/>
                      <w:u w:val="single"/>
                    </w:rPr>
                  </w:pPr>
                </w:p>
                <w:p w14:paraId="49272914" w14:textId="77777777" w:rsidR="0044338F" w:rsidRDefault="0044338F" w:rsidP="0044082B">
                  <w:pPr>
                    <w:ind w:right="628"/>
                    <w:rPr>
                      <w:bCs/>
                      <w:color w:val="FF0000"/>
                      <w:u w:val="single"/>
                    </w:rPr>
                  </w:pPr>
                </w:p>
                <w:p w14:paraId="3B463562" w14:textId="77777777" w:rsidR="0044338F" w:rsidRDefault="0044338F" w:rsidP="0044082B">
                  <w:pPr>
                    <w:ind w:right="628"/>
                    <w:rPr>
                      <w:bCs/>
                      <w:color w:val="FF0000"/>
                      <w:u w:val="single"/>
                    </w:rPr>
                  </w:pPr>
                </w:p>
                <w:p w14:paraId="76531019" w14:textId="77777777" w:rsidR="0044338F" w:rsidRDefault="0044338F" w:rsidP="0044082B">
                  <w:pPr>
                    <w:ind w:right="628"/>
                    <w:rPr>
                      <w:bCs/>
                      <w:color w:val="FF0000"/>
                      <w:u w:val="single"/>
                    </w:rPr>
                  </w:pPr>
                </w:p>
                <w:p w14:paraId="13CB9515" w14:textId="77777777" w:rsidR="0044338F" w:rsidRDefault="0044338F" w:rsidP="0044082B">
                  <w:pPr>
                    <w:ind w:right="628"/>
                    <w:rPr>
                      <w:bCs/>
                      <w:color w:val="FF0000"/>
                      <w:u w:val="single"/>
                    </w:rPr>
                  </w:pPr>
                </w:p>
                <w:p w14:paraId="505147E8" w14:textId="77777777" w:rsidR="0044338F" w:rsidRDefault="0044338F" w:rsidP="0044082B">
                  <w:pPr>
                    <w:ind w:right="628"/>
                    <w:rPr>
                      <w:bCs/>
                      <w:color w:val="FF0000"/>
                      <w:u w:val="single"/>
                    </w:rPr>
                  </w:pPr>
                </w:p>
                <w:p w14:paraId="17BA142D" w14:textId="77777777" w:rsidR="0044338F" w:rsidRDefault="0044338F" w:rsidP="0044082B">
                  <w:pPr>
                    <w:ind w:right="628"/>
                    <w:rPr>
                      <w:bCs/>
                      <w:color w:val="FF0000"/>
                      <w:u w:val="single"/>
                    </w:rPr>
                  </w:pPr>
                </w:p>
                <w:p w14:paraId="03904DCC" w14:textId="6ACBE4CA" w:rsidR="0044338F" w:rsidRPr="00572E96" w:rsidRDefault="0044338F" w:rsidP="0044082B">
                  <w:pPr>
                    <w:ind w:right="628"/>
                    <w:rPr>
                      <w:bCs/>
                      <w:color w:val="FF0000"/>
                      <w:u w:val="single"/>
                    </w:rPr>
                  </w:pPr>
                </w:p>
              </w:tc>
            </w:tr>
            <w:tr w:rsidR="0044082B" w:rsidRPr="00572E96" w14:paraId="1EB322DF" w14:textId="77777777" w:rsidTr="005B3A7F">
              <w:trPr>
                <w:gridAfter w:val="1"/>
                <w:wAfter w:w="13" w:type="dxa"/>
                <w:trHeight w:val="255"/>
              </w:trPr>
              <w:tc>
                <w:tcPr>
                  <w:tcW w:w="1861" w:type="dxa"/>
                  <w:gridSpan w:val="2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shd w:val="pct10" w:color="auto" w:fill="auto"/>
                </w:tcPr>
                <w:p w14:paraId="2EC8CBF5" w14:textId="77777777" w:rsidR="0044082B" w:rsidRPr="00572E96" w:rsidRDefault="0044082B" w:rsidP="0044082B">
                  <w:pPr>
                    <w:rPr>
                      <w:b/>
                      <w:bCs/>
                      <w:color w:val="1F497D"/>
                    </w:rPr>
                  </w:pPr>
                  <w:r w:rsidRPr="00572E96">
                    <w:rPr>
                      <w:b/>
                      <w:bCs/>
                      <w:color w:val="1F497D"/>
                    </w:rPr>
                    <w:t xml:space="preserve">Sezione </w:t>
                  </w:r>
                  <w:r w:rsidRPr="00572E96">
                    <w:rPr>
                      <w:b/>
                      <w:bCs/>
                      <w:color w:val="FF0000"/>
                    </w:rPr>
                    <w:t>G</w:t>
                  </w:r>
                  <w:r w:rsidRPr="00572E96">
                    <w:rPr>
                      <w:b/>
                      <w:bCs/>
                      <w:color w:val="1F497D"/>
                    </w:rPr>
                    <w:t>)</w:t>
                  </w:r>
                </w:p>
              </w:tc>
              <w:tc>
                <w:tcPr>
                  <w:tcW w:w="4683" w:type="dxa"/>
                  <w:gridSpan w:val="2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</w:tcBorders>
                  <w:shd w:val="pct10" w:color="auto" w:fill="auto"/>
                </w:tcPr>
                <w:p w14:paraId="68454966" w14:textId="77777777" w:rsidR="0044082B" w:rsidRPr="00572E96" w:rsidRDefault="0044082B" w:rsidP="0044082B">
                  <w:pPr>
                    <w:rPr>
                      <w:b/>
                      <w:bCs/>
                      <w:color w:val="FF0000"/>
                      <w:u w:val="single"/>
                    </w:rPr>
                  </w:pPr>
                  <w:r w:rsidRPr="00572E96">
                    <w:rPr>
                      <w:bCs/>
                      <w:color w:val="1F497D"/>
                    </w:rPr>
                    <w:t>GARANZIA</w:t>
                  </w:r>
                </w:p>
              </w:tc>
              <w:tc>
                <w:tcPr>
                  <w:tcW w:w="2126" w:type="dxa"/>
                  <w:gridSpan w:val="2"/>
                  <w:tcBorders>
                    <w:top w:val="single" w:sz="12" w:space="0" w:color="auto"/>
                    <w:bottom w:val="single" w:sz="12" w:space="0" w:color="auto"/>
                    <w:right w:val="single" w:sz="12" w:space="0" w:color="auto"/>
                  </w:tcBorders>
                  <w:shd w:val="pct10" w:color="auto" w:fill="auto"/>
                </w:tcPr>
                <w:p w14:paraId="451DAE43" w14:textId="77777777" w:rsidR="0044082B" w:rsidRPr="00572E96" w:rsidRDefault="0044082B" w:rsidP="0044082B">
                  <w:pPr>
                    <w:ind w:right="628"/>
                    <w:rPr>
                      <w:bCs/>
                      <w:color w:val="FF0000"/>
                      <w:u w:val="single"/>
                    </w:rPr>
                  </w:pPr>
                  <w:r w:rsidRPr="00572E96">
                    <w:rPr>
                      <w:bCs/>
                      <w:color w:val="1F497D"/>
                    </w:rPr>
                    <w:t>MASSIMALI</w:t>
                  </w:r>
                </w:p>
              </w:tc>
            </w:tr>
            <w:tr w:rsidR="0044082B" w:rsidRPr="00572E96" w14:paraId="22D7B51F" w14:textId="77777777" w:rsidTr="001B3D99">
              <w:trPr>
                <w:gridAfter w:val="1"/>
                <w:wAfter w:w="13" w:type="dxa"/>
                <w:trHeight w:val="2958"/>
              </w:trPr>
              <w:tc>
                <w:tcPr>
                  <w:tcW w:w="1861" w:type="dxa"/>
                  <w:gridSpan w:val="2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shd w:val="pct5" w:color="auto" w:fill="auto"/>
                </w:tcPr>
                <w:p w14:paraId="594D9961" w14:textId="77777777" w:rsidR="0044082B" w:rsidRDefault="0044082B" w:rsidP="0044082B">
                  <w:pPr>
                    <w:rPr>
                      <w:b/>
                      <w:bCs/>
                      <w:color w:val="1F497D"/>
                    </w:rPr>
                  </w:pPr>
                </w:p>
                <w:p w14:paraId="11020C50" w14:textId="77777777" w:rsidR="0044082B" w:rsidRPr="00572E96" w:rsidRDefault="0044082B" w:rsidP="0044082B">
                  <w:pPr>
                    <w:rPr>
                      <w:b/>
                      <w:bCs/>
                      <w:color w:val="1F497D"/>
                    </w:rPr>
                  </w:pPr>
                  <w:r w:rsidRPr="00572E96">
                    <w:rPr>
                      <w:b/>
                      <w:bCs/>
                      <w:color w:val="1F497D"/>
                    </w:rPr>
                    <w:t>BUSINESS INTERRUPTION</w:t>
                  </w:r>
                </w:p>
              </w:tc>
              <w:tc>
                <w:tcPr>
                  <w:tcW w:w="4683" w:type="dxa"/>
                  <w:gridSpan w:val="2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</w:tcBorders>
                </w:tcPr>
                <w:p w14:paraId="169F0606" w14:textId="77777777" w:rsidR="0044082B" w:rsidRDefault="0044082B" w:rsidP="0044082B">
                  <w:pPr>
                    <w:rPr>
                      <w:b/>
                      <w:bCs/>
                      <w:color w:val="FF0000"/>
                      <w:u w:val="single"/>
                    </w:rPr>
                  </w:pPr>
                </w:p>
                <w:p w14:paraId="6DB6C70E" w14:textId="77777777" w:rsidR="0044082B" w:rsidRPr="00572E96" w:rsidRDefault="0044082B" w:rsidP="0044082B">
                  <w:pPr>
                    <w:rPr>
                      <w:i/>
                      <w:color w:val="808080" w:themeColor="background1" w:themeShade="80"/>
                    </w:rPr>
                  </w:pPr>
                  <w:r w:rsidRPr="00572E96">
                    <w:rPr>
                      <w:b/>
                      <w:bCs/>
                      <w:color w:val="FF0000"/>
                      <w:u w:val="single"/>
                    </w:rPr>
                    <w:t>BUSINESS INTERRUPTION</w:t>
                  </w:r>
                  <w:r w:rsidRPr="00572E96">
                    <w:rPr>
                      <w:i/>
                      <w:color w:val="808080" w:themeColor="background1" w:themeShade="80"/>
                    </w:rPr>
                    <w:t xml:space="preserve"> </w:t>
                  </w:r>
                  <w:r w:rsidRPr="00572E96">
                    <w:rPr>
                      <w:b/>
                      <w:bCs/>
                      <w:color w:val="1F497D"/>
                    </w:rPr>
                    <w:t>(Opzionale)</w:t>
                  </w:r>
                </w:p>
                <w:p w14:paraId="17FF4ABE" w14:textId="2CCF144E" w:rsidR="0044082B" w:rsidRPr="00572E96" w:rsidRDefault="0044082B" w:rsidP="0044082B">
                  <w:pPr>
                    <w:rPr>
                      <w:bCs/>
                      <w:color w:val="1F497D"/>
                    </w:rPr>
                  </w:pPr>
                  <w:r w:rsidRPr="00572E96">
                    <w:rPr>
                      <w:bCs/>
                      <w:color w:val="1F497D"/>
                    </w:rPr>
                    <w:t>(</w:t>
                  </w:r>
                  <w:r w:rsidRPr="00572E96">
                    <w:rPr>
                      <w:bCs/>
                      <w:color w:val="1F497D"/>
                      <w:u w:val="single"/>
                    </w:rPr>
                    <w:t xml:space="preserve">Acquistabile esclusivamente in abbinamento a garanzia Incendio </w:t>
                  </w:r>
                  <w:r w:rsidRPr="00A20E68">
                    <w:rPr>
                      <w:bCs/>
                      <w:color w:val="1F497D"/>
                      <w:u w:val="single"/>
                    </w:rPr>
                    <w:t xml:space="preserve">Fabbricato </w:t>
                  </w:r>
                  <w:r w:rsidRPr="003A1938">
                    <w:rPr>
                      <w:color w:val="1F497D"/>
                      <w:u w:val="single"/>
                    </w:rPr>
                    <w:t>o Rischio Locativo</w:t>
                  </w:r>
                  <w:r w:rsidRPr="00A20E68">
                    <w:rPr>
                      <w:bCs/>
                      <w:color w:val="1F497D"/>
                    </w:rPr>
                    <w:t>)</w:t>
                  </w:r>
                </w:p>
                <w:p w14:paraId="37E308CE" w14:textId="6A83935B" w:rsidR="0044082B" w:rsidRPr="00572E96" w:rsidRDefault="0044082B" w:rsidP="0044082B">
                  <w:pPr>
                    <w:pStyle w:val="Testocommento"/>
                    <w:rPr>
                      <w:bCs/>
                      <w:color w:val="1F497D"/>
                    </w:rPr>
                  </w:pPr>
                  <w:r w:rsidRPr="00572E96">
                    <w:rPr>
                      <w:bCs/>
                      <w:color w:val="1F497D"/>
                    </w:rPr>
                    <w:t>Corresponsione di una diaria giornaliera per i mancati guadagni derivanti da uno stop forzato dell’attività assicurata (danno indiretto da incendio</w:t>
                  </w:r>
                  <w:r w:rsidR="00234966">
                    <w:rPr>
                      <w:bCs/>
                      <w:color w:val="1F497D"/>
                    </w:rPr>
                    <w:t xml:space="preserve"> a fabbricato e/o contenuto</w:t>
                  </w:r>
                  <w:r w:rsidRPr="00572E96">
                    <w:rPr>
                      <w:bCs/>
                      <w:color w:val="1F497D"/>
                    </w:rPr>
                    <w:t xml:space="preserve"> </w:t>
                  </w:r>
                  <w:r w:rsidR="002223D2">
                    <w:rPr>
                      <w:bCs/>
                      <w:color w:val="1F497D"/>
                    </w:rPr>
                    <w:t>o da</w:t>
                  </w:r>
                  <w:r w:rsidRPr="00572E96">
                    <w:rPr>
                      <w:bCs/>
                      <w:color w:val="1F497D"/>
                    </w:rPr>
                    <w:t xml:space="preserve"> coperture accessorie).</w:t>
                  </w:r>
                </w:p>
                <w:p w14:paraId="1BD5A001" w14:textId="2255DF12" w:rsidR="0044082B" w:rsidRPr="00572E96" w:rsidRDefault="0044082B" w:rsidP="0044082B">
                  <w:pPr>
                    <w:pStyle w:val="Testocommento"/>
                    <w:rPr>
                      <w:b/>
                      <w:bCs/>
                      <w:color w:val="FF0000"/>
                      <w:u w:val="single"/>
                    </w:rPr>
                  </w:pPr>
                  <w:r w:rsidRPr="004A46FF">
                    <w:rPr>
                      <w:b/>
                      <w:bCs/>
                      <w:color w:val="1F497D"/>
                    </w:rPr>
                    <w:t>N.B.</w:t>
                  </w:r>
                  <w:r w:rsidRPr="00572E96">
                    <w:rPr>
                      <w:bCs/>
                      <w:color w:val="1F497D"/>
                    </w:rPr>
                    <w:t xml:space="preserve"> GARANZIA "LEGATA" AL SINGOLO IMMOBILE ASSICURATO</w:t>
                  </w:r>
                  <w:r w:rsidR="002223D2">
                    <w:rPr>
                      <w:bCs/>
                      <w:color w:val="1F497D"/>
                    </w:rPr>
                    <w:t xml:space="preserve"> E RELATIVA A FATTURATO GENERATO DA TALE UBICAZIONE DI RISCHIO</w:t>
                  </w:r>
                </w:p>
              </w:tc>
              <w:tc>
                <w:tcPr>
                  <w:tcW w:w="2126" w:type="dxa"/>
                  <w:gridSpan w:val="2"/>
                  <w:tcBorders>
                    <w:top w:val="single" w:sz="12" w:space="0" w:color="auto"/>
                    <w:bottom w:val="single" w:sz="12" w:space="0" w:color="auto"/>
                    <w:right w:val="single" w:sz="12" w:space="0" w:color="auto"/>
                  </w:tcBorders>
                </w:tcPr>
                <w:p w14:paraId="35DA849E" w14:textId="77777777" w:rsidR="0044082B" w:rsidRDefault="0044082B" w:rsidP="0044082B">
                  <w:pPr>
                    <w:ind w:right="628"/>
                    <w:rPr>
                      <w:bCs/>
                      <w:color w:val="1F497D"/>
                    </w:rPr>
                  </w:pPr>
                </w:p>
                <w:p w14:paraId="1B1E6702" w14:textId="77777777" w:rsidR="0044082B" w:rsidRPr="00572E96" w:rsidRDefault="0044082B" w:rsidP="0044082B">
                  <w:pPr>
                    <w:rPr>
                      <w:b/>
                      <w:bCs/>
                      <w:color w:val="1F497D"/>
                    </w:rPr>
                  </w:pPr>
                  <w:r w:rsidRPr="00572E96">
                    <w:rPr>
                      <w:b/>
                      <w:bCs/>
                      <w:color w:val="1F497D"/>
                    </w:rPr>
                    <w:t>Massimali/</w:t>
                  </w:r>
                </w:p>
                <w:p w14:paraId="786287BF" w14:textId="77777777" w:rsidR="0044082B" w:rsidRPr="00572E96" w:rsidRDefault="0044082B" w:rsidP="0044082B">
                  <w:pPr>
                    <w:rPr>
                      <w:b/>
                      <w:bCs/>
                      <w:color w:val="1F497D"/>
                    </w:rPr>
                  </w:pPr>
                  <w:r w:rsidRPr="00572E96">
                    <w:rPr>
                      <w:b/>
                      <w:bCs/>
                      <w:color w:val="1F497D"/>
                    </w:rPr>
                    <w:t>Sotto limiti:</w:t>
                  </w:r>
                </w:p>
                <w:p w14:paraId="76FEAA49" w14:textId="77777777" w:rsidR="0044082B" w:rsidRPr="00572E96" w:rsidRDefault="0044082B" w:rsidP="0044082B">
                  <w:pPr>
                    <w:rPr>
                      <w:bCs/>
                      <w:color w:val="FF0000"/>
                      <w:u w:val="single"/>
                    </w:rPr>
                  </w:pPr>
                  <w:r w:rsidRPr="00572E96">
                    <w:rPr>
                      <w:b/>
                      <w:bCs/>
                      <w:color w:val="1F497D"/>
                    </w:rPr>
                    <w:t xml:space="preserve">Vedi </w:t>
                  </w:r>
                  <w:r w:rsidRPr="00572E96">
                    <w:rPr>
                      <w:b/>
                      <w:bCs/>
                      <w:color w:val="FF0000"/>
                      <w:u w:val="single"/>
                    </w:rPr>
                    <w:t>Allegato 1</w:t>
                  </w:r>
                </w:p>
              </w:tc>
            </w:tr>
            <w:tr w:rsidR="0044082B" w:rsidRPr="00572E96" w14:paraId="2DF99180" w14:textId="77777777" w:rsidTr="005B3A7F">
              <w:trPr>
                <w:trHeight w:val="185"/>
              </w:trPr>
              <w:tc>
                <w:tcPr>
                  <w:tcW w:w="8683" w:type="dxa"/>
                  <w:gridSpan w:val="7"/>
                  <w:tcBorders>
                    <w:top w:val="single" w:sz="12" w:space="0" w:color="auto"/>
                    <w:left w:val="nil"/>
                    <w:bottom w:val="single" w:sz="12" w:space="0" w:color="auto"/>
                    <w:right w:val="nil"/>
                  </w:tcBorders>
                  <w:shd w:val="clear" w:color="auto" w:fill="auto"/>
                </w:tcPr>
                <w:p w14:paraId="5E021ECB" w14:textId="77777777" w:rsidR="004A714A" w:rsidRDefault="004A714A" w:rsidP="0044082B">
                  <w:pPr>
                    <w:rPr>
                      <w:bCs/>
                      <w:color w:val="1F497D"/>
                      <w:u w:val="single"/>
                    </w:rPr>
                  </w:pPr>
                </w:p>
                <w:p w14:paraId="44D2D9E9" w14:textId="77777777" w:rsidR="004A714A" w:rsidRDefault="004A714A" w:rsidP="0044082B">
                  <w:pPr>
                    <w:rPr>
                      <w:bCs/>
                      <w:color w:val="1F497D"/>
                      <w:u w:val="single"/>
                    </w:rPr>
                  </w:pPr>
                </w:p>
                <w:p w14:paraId="484C30D1" w14:textId="59664E33" w:rsidR="004A714A" w:rsidRPr="00572E96" w:rsidRDefault="004A714A" w:rsidP="0044082B">
                  <w:pPr>
                    <w:rPr>
                      <w:bCs/>
                      <w:color w:val="1F497D"/>
                      <w:u w:val="single"/>
                    </w:rPr>
                  </w:pPr>
                </w:p>
              </w:tc>
            </w:tr>
            <w:tr w:rsidR="0044082B" w:rsidRPr="00572E96" w14:paraId="45351429" w14:textId="77777777" w:rsidTr="005B3A7F">
              <w:trPr>
                <w:gridAfter w:val="1"/>
                <w:wAfter w:w="13" w:type="dxa"/>
                <w:trHeight w:val="167"/>
              </w:trPr>
              <w:tc>
                <w:tcPr>
                  <w:tcW w:w="1861" w:type="dxa"/>
                  <w:gridSpan w:val="2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shd w:val="pct10" w:color="auto" w:fill="auto"/>
                </w:tcPr>
                <w:p w14:paraId="5A4FB197" w14:textId="77777777" w:rsidR="0044082B" w:rsidRPr="00572E96" w:rsidRDefault="0044082B" w:rsidP="0044082B">
                  <w:pPr>
                    <w:rPr>
                      <w:b/>
                      <w:bCs/>
                      <w:color w:val="1F497D"/>
                    </w:rPr>
                  </w:pPr>
                  <w:r w:rsidRPr="00572E96">
                    <w:rPr>
                      <w:b/>
                      <w:bCs/>
                      <w:color w:val="1F497D"/>
                    </w:rPr>
                    <w:t xml:space="preserve">Sezione </w:t>
                  </w:r>
                  <w:r w:rsidRPr="00572E96">
                    <w:rPr>
                      <w:b/>
                      <w:bCs/>
                      <w:color w:val="FF0000"/>
                    </w:rPr>
                    <w:t>H</w:t>
                  </w:r>
                  <w:r w:rsidRPr="00572E96">
                    <w:rPr>
                      <w:b/>
                      <w:bCs/>
                      <w:color w:val="1F497D"/>
                    </w:rPr>
                    <w:t xml:space="preserve">) </w:t>
                  </w:r>
                </w:p>
              </w:tc>
              <w:tc>
                <w:tcPr>
                  <w:tcW w:w="4683" w:type="dxa"/>
                  <w:gridSpan w:val="2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</w:tcBorders>
                  <w:shd w:val="pct10" w:color="auto" w:fill="auto"/>
                </w:tcPr>
                <w:p w14:paraId="3E5CE2BE" w14:textId="77777777" w:rsidR="0044082B" w:rsidRPr="00572E96" w:rsidRDefault="0044082B" w:rsidP="0044082B">
                  <w:pPr>
                    <w:rPr>
                      <w:b/>
                      <w:bCs/>
                      <w:color w:val="FF0000"/>
                      <w:u w:val="single"/>
                    </w:rPr>
                  </w:pPr>
                  <w:r w:rsidRPr="00572E96">
                    <w:rPr>
                      <w:bCs/>
                      <w:color w:val="1F497D"/>
                    </w:rPr>
                    <w:t>GARANZIA</w:t>
                  </w:r>
                </w:p>
              </w:tc>
              <w:tc>
                <w:tcPr>
                  <w:tcW w:w="2126" w:type="dxa"/>
                  <w:gridSpan w:val="2"/>
                  <w:tcBorders>
                    <w:top w:val="single" w:sz="12" w:space="0" w:color="auto"/>
                    <w:bottom w:val="single" w:sz="12" w:space="0" w:color="auto"/>
                    <w:right w:val="single" w:sz="12" w:space="0" w:color="auto"/>
                  </w:tcBorders>
                  <w:shd w:val="pct10" w:color="auto" w:fill="auto"/>
                </w:tcPr>
                <w:p w14:paraId="0C737AA7" w14:textId="77777777" w:rsidR="0044082B" w:rsidRPr="00572E96" w:rsidRDefault="0044082B" w:rsidP="0044082B">
                  <w:pPr>
                    <w:rPr>
                      <w:bCs/>
                      <w:color w:val="1F497D"/>
                      <w:u w:val="single"/>
                    </w:rPr>
                  </w:pPr>
                  <w:r w:rsidRPr="00572E96">
                    <w:rPr>
                      <w:bCs/>
                      <w:color w:val="1F497D"/>
                    </w:rPr>
                    <w:t>MASSIMALI</w:t>
                  </w:r>
                </w:p>
              </w:tc>
            </w:tr>
            <w:tr w:rsidR="0044082B" w:rsidRPr="00572E96" w14:paraId="3C8B24B5" w14:textId="77777777" w:rsidTr="005B3A7F">
              <w:trPr>
                <w:gridAfter w:val="1"/>
                <w:wAfter w:w="13" w:type="dxa"/>
                <w:trHeight w:val="1578"/>
              </w:trPr>
              <w:tc>
                <w:tcPr>
                  <w:tcW w:w="1861" w:type="dxa"/>
                  <w:gridSpan w:val="2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shd w:val="pct5" w:color="auto" w:fill="auto"/>
                </w:tcPr>
                <w:p w14:paraId="20534B47" w14:textId="77777777" w:rsidR="0044082B" w:rsidRPr="00572E96" w:rsidRDefault="0044082B" w:rsidP="0044082B">
                  <w:pPr>
                    <w:rPr>
                      <w:b/>
                      <w:bCs/>
                      <w:color w:val="1F497D"/>
                    </w:rPr>
                  </w:pPr>
                  <w:r w:rsidRPr="00572E96">
                    <w:rPr>
                      <w:b/>
                      <w:bCs/>
                      <w:color w:val="1F497D"/>
                    </w:rPr>
                    <w:t>ELETTRONICA</w:t>
                  </w:r>
                </w:p>
              </w:tc>
              <w:tc>
                <w:tcPr>
                  <w:tcW w:w="4683" w:type="dxa"/>
                  <w:gridSpan w:val="2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</w:tcBorders>
                </w:tcPr>
                <w:p w14:paraId="367BA93A" w14:textId="77777777" w:rsidR="0044082B" w:rsidRPr="00572E96" w:rsidRDefault="0044082B" w:rsidP="0044082B">
                  <w:pPr>
                    <w:rPr>
                      <w:b/>
                      <w:bCs/>
                      <w:color w:val="FF0000"/>
                      <w:u w:val="single"/>
                    </w:rPr>
                  </w:pPr>
                  <w:r w:rsidRPr="00572E96">
                    <w:rPr>
                      <w:b/>
                      <w:bCs/>
                      <w:color w:val="FF0000"/>
                      <w:u w:val="single"/>
                    </w:rPr>
                    <w:t xml:space="preserve">APPARECCHIATURE ELETTRONICHE </w:t>
                  </w:r>
                  <w:r w:rsidRPr="00572E96">
                    <w:rPr>
                      <w:b/>
                      <w:bCs/>
                      <w:color w:val="1F497D"/>
                    </w:rPr>
                    <w:t>(Opzionale)</w:t>
                  </w:r>
                </w:p>
                <w:p w14:paraId="4117E605" w14:textId="75C46A23" w:rsidR="0044082B" w:rsidRPr="00572E96" w:rsidRDefault="0044082B" w:rsidP="0044082B">
                  <w:pPr>
                    <w:rPr>
                      <w:bCs/>
                      <w:color w:val="1F497D"/>
                    </w:rPr>
                  </w:pPr>
                  <w:r w:rsidRPr="00572E96">
                    <w:rPr>
                      <w:bCs/>
                      <w:color w:val="1F497D"/>
                    </w:rPr>
                    <w:t>(</w:t>
                  </w:r>
                  <w:r w:rsidRPr="00572E96">
                    <w:rPr>
                      <w:bCs/>
                      <w:color w:val="1F497D"/>
                      <w:u w:val="single"/>
                    </w:rPr>
                    <w:t>Acquistabile esclusivamente in abbinamento alle garanzie Incendio Fabbricato (o Rischio Locativo)</w:t>
                  </w:r>
                  <w:r w:rsidRPr="00572E96">
                    <w:rPr>
                      <w:bCs/>
                      <w:color w:val="1F497D"/>
                    </w:rPr>
                    <w:t>)</w:t>
                  </w:r>
                </w:p>
                <w:p w14:paraId="4CE02063" w14:textId="77777777" w:rsidR="0044082B" w:rsidRDefault="0044082B" w:rsidP="0044082B">
                  <w:pPr>
                    <w:rPr>
                      <w:b/>
                      <w:bCs/>
                      <w:color w:val="1F497D"/>
                    </w:rPr>
                  </w:pPr>
                  <w:r w:rsidRPr="00572E96">
                    <w:rPr>
                      <w:bCs/>
                      <w:color w:val="1F497D"/>
                    </w:rPr>
                    <w:t xml:space="preserve">La garanzia è prestata nella forma a </w:t>
                  </w:r>
                  <w:r w:rsidRPr="00572E96">
                    <w:rPr>
                      <w:b/>
                      <w:bCs/>
                      <w:color w:val="1F497D"/>
                    </w:rPr>
                    <w:t>p.r.a.</w:t>
                  </w:r>
                </w:p>
                <w:p w14:paraId="4D47563F" w14:textId="77777777" w:rsidR="0044082B" w:rsidRPr="00572E96" w:rsidRDefault="0044082B" w:rsidP="0044082B">
                  <w:pPr>
                    <w:rPr>
                      <w:bCs/>
                      <w:color w:val="1F497D"/>
                    </w:rPr>
                  </w:pPr>
                  <w:r w:rsidRPr="00572E96">
                    <w:rPr>
                      <w:bCs/>
                      <w:color w:val="1F497D"/>
                    </w:rPr>
                    <w:t>Danni materiali e diretti alle apparecchiature elettroniche, causati da qualunque evento accidentale non espressamente escluso.</w:t>
                  </w:r>
                </w:p>
                <w:p w14:paraId="44C49863" w14:textId="77777777" w:rsidR="0044082B" w:rsidRPr="00572E96" w:rsidRDefault="0044082B" w:rsidP="0044082B">
                  <w:pPr>
                    <w:rPr>
                      <w:bCs/>
                      <w:color w:val="1F497D"/>
                    </w:rPr>
                  </w:pPr>
                </w:p>
                <w:p w14:paraId="4516DE37" w14:textId="77777777" w:rsidR="0044082B" w:rsidRPr="00572E96" w:rsidRDefault="0044082B" w:rsidP="0044082B">
                  <w:pPr>
                    <w:rPr>
                      <w:bCs/>
                      <w:color w:val="1F497D"/>
                    </w:rPr>
                  </w:pPr>
                  <w:r w:rsidRPr="00572E96">
                    <w:rPr>
                      <w:bCs/>
                      <w:color w:val="1F497D"/>
                    </w:rPr>
                    <w:t>Le garanzia è prestata in favore dei seguenti beni:</w:t>
                  </w:r>
                </w:p>
                <w:p w14:paraId="1957AC10" w14:textId="77777777" w:rsidR="0044082B" w:rsidRPr="00572E96" w:rsidRDefault="0044082B" w:rsidP="0044082B">
                  <w:pPr>
                    <w:pStyle w:val="Paragrafoelenco"/>
                    <w:numPr>
                      <w:ilvl w:val="0"/>
                      <w:numId w:val="18"/>
                    </w:numPr>
                    <w:rPr>
                      <w:bCs/>
                      <w:color w:val="1F497D"/>
                    </w:rPr>
                  </w:pPr>
                  <w:r w:rsidRPr="00572E96">
                    <w:rPr>
                      <w:b/>
                      <w:bCs/>
                      <w:color w:val="1F497D"/>
                    </w:rPr>
                    <w:t>apparecchiature elettroniche fisse</w:t>
                  </w:r>
                  <w:r w:rsidRPr="00572E96">
                    <w:rPr>
                      <w:bCs/>
                      <w:color w:val="1F497D"/>
                    </w:rPr>
                    <w:t>;</w:t>
                  </w:r>
                </w:p>
                <w:p w14:paraId="5370B19C" w14:textId="77777777" w:rsidR="0044082B" w:rsidRPr="00572E96" w:rsidRDefault="0044082B" w:rsidP="0044082B">
                  <w:pPr>
                    <w:pStyle w:val="Paragrafoelenco"/>
                    <w:numPr>
                      <w:ilvl w:val="0"/>
                      <w:numId w:val="18"/>
                    </w:numPr>
                    <w:rPr>
                      <w:bCs/>
                      <w:color w:val="1F497D"/>
                    </w:rPr>
                  </w:pPr>
                  <w:r w:rsidRPr="00572E96">
                    <w:rPr>
                      <w:b/>
                      <w:bCs/>
                      <w:color w:val="1F497D"/>
                    </w:rPr>
                    <w:t>apparecchiature elettroniche ad impiego mobile</w:t>
                  </w:r>
                  <w:r w:rsidRPr="00572E96">
                    <w:rPr>
                      <w:bCs/>
                      <w:color w:val="1F497D"/>
                    </w:rPr>
                    <w:t>.</w:t>
                  </w:r>
                </w:p>
                <w:p w14:paraId="255A98AC" w14:textId="77777777" w:rsidR="0044082B" w:rsidRPr="00572E96" w:rsidRDefault="0044082B" w:rsidP="0044082B">
                  <w:pPr>
                    <w:rPr>
                      <w:bCs/>
                      <w:color w:val="1F497D"/>
                    </w:rPr>
                  </w:pPr>
                  <w:r w:rsidRPr="00572E96">
                    <w:rPr>
                      <w:bCs/>
                      <w:color w:val="1F497D"/>
                    </w:rPr>
                    <w:lastRenderedPageBreak/>
                    <w:t>Tali beni sono assicurati, anche se di proprietà di terzi.</w:t>
                  </w:r>
                </w:p>
                <w:p w14:paraId="1F9FC0A6" w14:textId="77777777" w:rsidR="0044082B" w:rsidRPr="00572E96" w:rsidRDefault="0044082B" w:rsidP="0044082B">
                  <w:pPr>
                    <w:rPr>
                      <w:bCs/>
                      <w:color w:val="1F497D"/>
                    </w:rPr>
                  </w:pPr>
                  <w:r w:rsidRPr="00572E96">
                    <w:rPr>
                      <w:bCs/>
                      <w:color w:val="1F497D"/>
                    </w:rPr>
                    <w:t>Le apparecchiature elettroniche si intendono assicurate nell'ambito dell’ubicazione indicata in polizza; le apparecchiature elettroniche ad impiego mobile sono inoltre assicurate anche all'esterno di tale ubicazione. Il Contraente è esonerato dall'obbligo di comunicare preventivamente l'elenco dei beni assicurati alla Compagnia.</w:t>
                  </w:r>
                </w:p>
                <w:p w14:paraId="4EAE62B1" w14:textId="77777777" w:rsidR="0044082B" w:rsidRPr="00572E96" w:rsidRDefault="0044082B" w:rsidP="0044082B">
                  <w:pPr>
                    <w:rPr>
                      <w:bCs/>
                      <w:color w:val="1F497D"/>
                    </w:rPr>
                  </w:pPr>
                </w:p>
                <w:p w14:paraId="130CF798" w14:textId="77777777" w:rsidR="0044082B" w:rsidRPr="00572E96" w:rsidRDefault="0044082B" w:rsidP="0044082B">
                  <w:pPr>
                    <w:rPr>
                      <w:bCs/>
                      <w:color w:val="1F497D"/>
                    </w:rPr>
                  </w:pPr>
                  <w:r w:rsidRPr="00572E96">
                    <w:rPr>
                      <w:bCs/>
                      <w:color w:val="FF0000"/>
                      <w:u w:val="single"/>
                    </w:rPr>
                    <w:t xml:space="preserve">Estensione di garanzia </w:t>
                  </w:r>
                  <w:r w:rsidRPr="00572E96">
                    <w:rPr>
                      <w:b/>
                      <w:bCs/>
                      <w:color w:val="FF0000"/>
                      <w:u w:val="single"/>
                    </w:rPr>
                    <w:t xml:space="preserve">opzionale </w:t>
                  </w:r>
                  <w:r w:rsidRPr="00572E96">
                    <w:rPr>
                      <w:bCs/>
                      <w:color w:val="FF0000"/>
                      <w:u w:val="single"/>
                    </w:rPr>
                    <w:t>a pagamento</w:t>
                  </w:r>
                  <w:r w:rsidRPr="00572E96">
                    <w:rPr>
                      <w:bCs/>
                      <w:color w:val="FF0000"/>
                    </w:rPr>
                    <w:t xml:space="preserve"> Sezione</w:t>
                  </w:r>
                  <w:r w:rsidRPr="00572E96">
                    <w:rPr>
                      <w:b/>
                      <w:bCs/>
                      <w:color w:val="FF0000"/>
                    </w:rPr>
                    <w:t xml:space="preserve"> H)</w:t>
                  </w:r>
                  <w:r>
                    <w:rPr>
                      <w:b/>
                      <w:bCs/>
                      <w:color w:val="FF0000"/>
                    </w:rPr>
                    <w:t>:</w:t>
                  </w:r>
                  <w:r w:rsidRPr="00572E96">
                    <w:rPr>
                      <w:b/>
                      <w:bCs/>
                      <w:color w:val="FF0000"/>
                    </w:rPr>
                    <w:t xml:space="preserve"> </w:t>
                  </w:r>
                </w:p>
                <w:p w14:paraId="73834D25" w14:textId="77777777" w:rsidR="0044082B" w:rsidRPr="00572E96" w:rsidRDefault="0044082B" w:rsidP="0044082B">
                  <w:pPr>
                    <w:pStyle w:val="Paragrafoelenco"/>
                    <w:numPr>
                      <w:ilvl w:val="0"/>
                      <w:numId w:val="8"/>
                    </w:numPr>
                    <w:ind w:left="1480" w:hanging="426"/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  <w:lang w:eastAsia="it-IT"/>
                    </w:rPr>
                  </w:pPr>
                  <w:r w:rsidRPr="00572E96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  <w:lang w:eastAsia="it-IT"/>
                    </w:rPr>
                    <w:t>MAGGIORI COSTI</w:t>
                  </w:r>
                </w:p>
                <w:p w14:paraId="0F3376DC" w14:textId="77777777" w:rsidR="0044082B" w:rsidRPr="00572E96" w:rsidRDefault="0044082B" w:rsidP="0044082B">
                  <w:pPr>
                    <w:rPr>
                      <w:bCs/>
                      <w:color w:val="1F497D"/>
                    </w:rPr>
                  </w:pPr>
                  <w:r w:rsidRPr="00572E96">
                    <w:rPr>
                      <w:bCs/>
                      <w:color w:val="1F497D"/>
                    </w:rPr>
                    <w:t>A seguito di sinistro indennizzabile ai sensi della presente Garanzia che provochi l’interruzione parziale o totale del funzionamento dei beni assicurati, riconosce i maggiori costi necessari alla prosecuzione delle funzioni svolte dall’apparecchio danneggiato o distrutto ed in particolare a:</w:t>
                  </w:r>
                </w:p>
                <w:p w14:paraId="4463977C" w14:textId="77777777" w:rsidR="0044082B" w:rsidRPr="00572E96" w:rsidRDefault="0044082B" w:rsidP="0044082B">
                  <w:pPr>
                    <w:pStyle w:val="Paragrafoelenco"/>
                    <w:numPr>
                      <w:ilvl w:val="0"/>
                      <w:numId w:val="19"/>
                    </w:numPr>
                    <w:jc w:val="both"/>
                    <w:rPr>
                      <w:color w:val="231F20"/>
                    </w:rPr>
                  </w:pPr>
                  <w:r w:rsidRPr="00572E96">
                    <w:rPr>
                      <w:bCs/>
                      <w:color w:val="1F497D"/>
                    </w:rPr>
                    <w:t>uso di un impianto o apparecchio in sostituzione di quello danneggiato o distrutto</w:t>
                  </w:r>
                  <w:r w:rsidRPr="00572E96">
                    <w:rPr>
                      <w:color w:val="231F20"/>
                    </w:rPr>
                    <w:t>;</w:t>
                  </w:r>
                </w:p>
                <w:p w14:paraId="3BB7476A" w14:textId="77777777" w:rsidR="0044082B" w:rsidRPr="00572E96" w:rsidRDefault="0044082B" w:rsidP="0044082B">
                  <w:pPr>
                    <w:pStyle w:val="Paragrafoelenco"/>
                    <w:numPr>
                      <w:ilvl w:val="0"/>
                      <w:numId w:val="19"/>
                    </w:numPr>
                    <w:jc w:val="both"/>
                    <w:rPr>
                      <w:color w:val="231F20"/>
                    </w:rPr>
                  </w:pPr>
                  <w:r w:rsidRPr="00572E96">
                    <w:rPr>
                      <w:bCs/>
                      <w:color w:val="1F497D"/>
                    </w:rPr>
                    <w:t>affitti di locali utilizzati per il trasferimento temporaneo dell’attività, compresi i relativi costi di trasferimento</w:t>
                  </w:r>
                  <w:r w:rsidRPr="00572E96">
                    <w:rPr>
                      <w:color w:val="231F20"/>
                    </w:rPr>
                    <w:t>;</w:t>
                  </w:r>
                </w:p>
                <w:p w14:paraId="013B7F69" w14:textId="77777777" w:rsidR="0044082B" w:rsidRPr="00572E96" w:rsidRDefault="0044082B" w:rsidP="0044082B">
                  <w:pPr>
                    <w:pStyle w:val="Paragrafoelenco"/>
                    <w:numPr>
                      <w:ilvl w:val="0"/>
                      <w:numId w:val="19"/>
                    </w:numPr>
                    <w:jc w:val="both"/>
                    <w:rPr>
                      <w:color w:val="231F20"/>
                    </w:rPr>
                  </w:pPr>
                  <w:r w:rsidRPr="00572E96">
                    <w:rPr>
                      <w:bCs/>
                      <w:color w:val="1F497D"/>
                    </w:rPr>
                    <w:t>applicazione di metodi di lavoro alternativi quali il lavoro straordinario, anche notturno o festivo dei prestatori di lavoro;</w:t>
                  </w:r>
                </w:p>
                <w:p w14:paraId="629380B6" w14:textId="77777777" w:rsidR="0044082B" w:rsidRPr="00572E96" w:rsidRDefault="0044082B" w:rsidP="0044082B">
                  <w:pPr>
                    <w:pStyle w:val="Paragrafoelenco"/>
                    <w:numPr>
                      <w:ilvl w:val="0"/>
                      <w:numId w:val="19"/>
                    </w:numPr>
                    <w:jc w:val="both"/>
                    <w:rPr>
                      <w:color w:val="231F20"/>
                    </w:rPr>
                  </w:pPr>
                  <w:r w:rsidRPr="00572E96">
                    <w:rPr>
                      <w:bCs/>
                      <w:color w:val="1F497D"/>
                    </w:rPr>
                    <w:t>prestazioni di servizi da terzi</w:t>
                  </w:r>
                  <w:r w:rsidRPr="00572E96">
                    <w:rPr>
                      <w:color w:val="231F20"/>
                    </w:rPr>
                    <w:t>.</w:t>
                  </w:r>
                </w:p>
                <w:p w14:paraId="4FBDAE58" w14:textId="77777777" w:rsidR="0044082B" w:rsidRPr="00572E96" w:rsidRDefault="0044082B" w:rsidP="0044082B">
                  <w:pPr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  <w:lang w:eastAsia="it-IT"/>
                    </w:rPr>
                  </w:pPr>
                </w:p>
                <w:p w14:paraId="3AD63E4F" w14:textId="77777777" w:rsidR="0044082B" w:rsidRPr="00572E96" w:rsidRDefault="0044082B" w:rsidP="0044082B">
                  <w:pPr>
                    <w:pStyle w:val="Paragrafoelenco"/>
                    <w:numPr>
                      <w:ilvl w:val="0"/>
                      <w:numId w:val="8"/>
                    </w:numPr>
                    <w:ind w:left="1480" w:hanging="426"/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  <w:lang w:eastAsia="it-IT"/>
                    </w:rPr>
                  </w:pPr>
                  <w:r w:rsidRPr="00572E96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  <w:lang w:eastAsia="it-IT"/>
                    </w:rPr>
                    <w:t>PROGRAMMI IN LICENZA D'USO</w:t>
                  </w:r>
                </w:p>
                <w:p w14:paraId="48213C75" w14:textId="77777777" w:rsidR="0044082B" w:rsidRPr="00572E96" w:rsidRDefault="0044082B" w:rsidP="0044082B">
                  <w:pPr>
                    <w:jc w:val="both"/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  <w:lang w:eastAsia="it-IT"/>
                    </w:rPr>
                  </w:pPr>
                  <w:r w:rsidRPr="00572E96">
                    <w:rPr>
                      <w:bCs/>
                      <w:color w:val="1F497D"/>
                    </w:rPr>
                    <w:t>In caso di danno materiale e diretto ai programmi in licenza d'uso, indennizzabile ai sensi della presente Garanzia, la Compagnia riconosce i costi necessari ed effettivamente sostenuti per la duplicazione o per il riacquisto dei programmi in licenza d'uso distrutti, danneggiati o sottratti</w:t>
                  </w:r>
                  <w:r w:rsidRPr="00572E96">
                    <w:rPr>
                      <w:rFonts w:ascii="Microsoft Sans Serif"/>
                      <w:color w:val="231F20"/>
                      <w:sz w:val="20"/>
                    </w:rPr>
                    <w:t>.</w:t>
                  </w:r>
                </w:p>
                <w:p w14:paraId="3E193397" w14:textId="77777777" w:rsidR="0044082B" w:rsidRPr="00572E96" w:rsidRDefault="0044082B" w:rsidP="0044082B">
                  <w:pPr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  <w:lang w:eastAsia="it-IT"/>
                    </w:rPr>
                  </w:pPr>
                </w:p>
                <w:p w14:paraId="67DCEE96" w14:textId="77777777" w:rsidR="0044082B" w:rsidRPr="00572E96" w:rsidRDefault="0044082B" w:rsidP="0044082B">
                  <w:pPr>
                    <w:pStyle w:val="Paragrafoelenco"/>
                    <w:numPr>
                      <w:ilvl w:val="0"/>
                      <w:numId w:val="8"/>
                    </w:numPr>
                    <w:ind w:left="1480" w:hanging="426"/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  <w:lang w:eastAsia="it-IT"/>
                    </w:rPr>
                  </w:pPr>
                  <w:r w:rsidRPr="00572E96">
                    <w:rPr>
                      <w:rFonts w:ascii="Calibri" w:eastAsia="Times New Roman" w:hAnsi="Calibri" w:cs="Calibri"/>
                      <w:b/>
                      <w:bCs/>
                      <w:color w:val="4472C4"/>
                      <w:sz w:val="20"/>
                      <w:lang w:eastAsia="it-IT"/>
                    </w:rPr>
                    <w:t>SUPPORTO DATI</w:t>
                  </w:r>
                </w:p>
                <w:p w14:paraId="21B9DC51" w14:textId="77777777" w:rsidR="0044082B" w:rsidRPr="00572E96" w:rsidRDefault="0044082B" w:rsidP="0044082B">
                  <w:pPr>
                    <w:jc w:val="both"/>
                    <w:rPr>
                      <w:bCs/>
                      <w:color w:val="1F497D"/>
                    </w:rPr>
                  </w:pPr>
                  <w:r w:rsidRPr="00572E96">
                    <w:rPr>
                      <w:bCs/>
                      <w:color w:val="1F497D"/>
                    </w:rPr>
                    <w:t>In caso di danno materiale e diretto ai supporti di dati intercambiabili, indennizzabile ai sensi della presente Garanzia, la Compagnia riconosce i costi necessari ed effettivamente sostenuti per il riacquisto dei supporti di dati distrutti, danneggiati o sottratti.</w:t>
                  </w:r>
                </w:p>
                <w:p w14:paraId="7245D183" w14:textId="77777777" w:rsidR="0044082B" w:rsidRPr="00572E96" w:rsidRDefault="0044082B" w:rsidP="0044082B">
                  <w:pPr>
                    <w:rPr>
                      <w:b/>
                      <w:bCs/>
                      <w:color w:val="FF0000"/>
                      <w:u w:val="single"/>
                    </w:rPr>
                  </w:pPr>
                </w:p>
              </w:tc>
              <w:tc>
                <w:tcPr>
                  <w:tcW w:w="2126" w:type="dxa"/>
                  <w:gridSpan w:val="2"/>
                  <w:tcBorders>
                    <w:top w:val="single" w:sz="12" w:space="0" w:color="auto"/>
                    <w:bottom w:val="single" w:sz="12" w:space="0" w:color="auto"/>
                    <w:right w:val="single" w:sz="12" w:space="0" w:color="auto"/>
                  </w:tcBorders>
                </w:tcPr>
                <w:p w14:paraId="0D57799A" w14:textId="77777777" w:rsidR="0044082B" w:rsidRPr="00572E96" w:rsidRDefault="0044082B" w:rsidP="0044082B">
                  <w:pPr>
                    <w:rPr>
                      <w:b/>
                      <w:bCs/>
                      <w:color w:val="1F497D"/>
                    </w:rPr>
                  </w:pPr>
                  <w:r w:rsidRPr="00572E96">
                    <w:rPr>
                      <w:b/>
                      <w:bCs/>
                      <w:color w:val="1F497D"/>
                    </w:rPr>
                    <w:lastRenderedPageBreak/>
                    <w:t>Massimali/</w:t>
                  </w:r>
                </w:p>
                <w:p w14:paraId="6FE0B513" w14:textId="77777777" w:rsidR="0044082B" w:rsidRPr="00572E96" w:rsidRDefault="0044082B" w:rsidP="0044082B">
                  <w:pPr>
                    <w:rPr>
                      <w:b/>
                      <w:bCs/>
                      <w:color w:val="1F497D"/>
                    </w:rPr>
                  </w:pPr>
                  <w:r w:rsidRPr="00572E96">
                    <w:rPr>
                      <w:b/>
                      <w:bCs/>
                      <w:color w:val="1F497D"/>
                    </w:rPr>
                    <w:t>Sotto limiti:</w:t>
                  </w:r>
                </w:p>
                <w:p w14:paraId="1A8F9995" w14:textId="77777777" w:rsidR="0044082B" w:rsidRPr="00572E96" w:rsidRDefault="0044082B" w:rsidP="0044082B">
                  <w:pPr>
                    <w:rPr>
                      <w:bCs/>
                      <w:color w:val="1F497D"/>
                    </w:rPr>
                  </w:pPr>
                  <w:r w:rsidRPr="00572E96">
                    <w:rPr>
                      <w:b/>
                      <w:bCs/>
                      <w:color w:val="1F497D"/>
                    </w:rPr>
                    <w:t xml:space="preserve">Vedi </w:t>
                  </w:r>
                  <w:r w:rsidRPr="00572E96">
                    <w:rPr>
                      <w:b/>
                      <w:bCs/>
                      <w:color w:val="FF0000"/>
                      <w:u w:val="single"/>
                    </w:rPr>
                    <w:t>Allegato 1</w:t>
                  </w:r>
                </w:p>
                <w:p w14:paraId="1203B064" w14:textId="77777777" w:rsidR="0044082B" w:rsidRPr="00572E96" w:rsidRDefault="0044082B" w:rsidP="0044082B">
                  <w:pPr>
                    <w:rPr>
                      <w:b/>
                      <w:bCs/>
                      <w:color w:val="1F497D"/>
                    </w:rPr>
                  </w:pPr>
                </w:p>
                <w:p w14:paraId="329295D7" w14:textId="77777777" w:rsidR="0044082B" w:rsidRPr="00572E96" w:rsidRDefault="0044082B" w:rsidP="0044082B">
                  <w:pPr>
                    <w:rPr>
                      <w:b/>
                      <w:bCs/>
                      <w:color w:val="1F497D"/>
                    </w:rPr>
                  </w:pPr>
                </w:p>
              </w:tc>
            </w:tr>
          </w:tbl>
          <w:p w14:paraId="410C1828" w14:textId="77777777" w:rsidR="001543BD" w:rsidRPr="00572E96" w:rsidRDefault="001543BD" w:rsidP="001543BD">
            <w:pPr>
              <w:rPr>
                <w:b/>
                <w:u w:val="single"/>
              </w:rPr>
            </w:pPr>
          </w:p>
        </w:tc>
      </w:tr>
    </w:tbl>
    <w:p w14:paraId="2784C3CE" w14:textId="77777777" w:rsidR="00D67A85" w:rsidRPr="00093A59" w:rsidRDefault="00D67A85">
      <w:pPr>
        <w:rPr>
          <w:b/>
          <w:sz w:val="12"/>
          <w:szCs w:val="12"/>
          <w:u w:val="single"/>
        </w:rPr>
      </w:pPr>
    </w:p>
    <w:tbl>
      <w:tblPr>
        <w:tblStyle w:val="Grigliatabella"/>
        <w:tblW w:w="1119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127"/>
        <w:gridCol w:w="9072"/>
      </w:tblGrid>
      <w:tr w:rsidR="00053925" w:rsidRPr="00572E96" w14:paraId="210C184C" w14:textId="77777777" w:rsidTr="003D1D53">
        <w:trPr>
          <w:trHeight w:val="645"/>
        </w:trPr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B586C29" w14:textId="5A13AA8F" w:rsidR="00053925" w:rsidRDefault="004B269D" w:rsidP="008B0B5A">
            <w:pPr>
              <w:rPr>
                <w:b/>
              </w:rPr>
            </w:pPr>
            <w:r w:rsidRPr="00572E96">
              <w:rPr>
                <w:b/>
              </w:rPr>
              <w:t>Criteri assuntivi</w:t>
            </w:r>
            <w:r w:rsidR="000A44E0">
              <w:rPr>
                <w:b/>
              </w:rPr>
              <w:t>:</w:t>
            </w:r>
          </w:p>
          <w:p w14:paraId="7A3A2ED1" w14:textId="77777777" w:rsidR="00DA77B6" w:rsidRPr="00572E96" w:rsidRDefault="00DA77B6" w:rsidP="008B0B5A">
            <w:pPr>
              <w:rPr>
                <w:b/>
                <w:u w:val="single"/>
                <w:lang w:val="en-US"/>
              </w:rPr>
            </w:pPr>
          </w:p>
        </w:tc>
        <w:tc>
          <w:tcPr>
            <w:tcW w:w="9072" w:type="dxa"/>
            <w:tcBorders>
              <w:bottom w:val="single" w:sz="4" w:space="0" w:color="auto"/>
            </w:tcBorders>
            <w:vAlign w:val="center"/>
          </w:tcPr>
          <w:p w14:paraId="25230489" w14:textId="77777777" w:rsidR="00D83020" w:rsidRPr="00572E96" w:rsidRDefault="000D37E8" w:rsidP="00D83020">
            <w:pPr>
              <w:rPr>
                <w:b/>
                <w:bCs/>
                <w:color w:val="1F497D"/>
                <w:u w:val="single"/>
              </w:rPr>
            </w:pPr>
            <w:r w:rsidRPr="00572E96">
              <w:rPr>
                <w:b/>
                <w:bCs/>
                <w:color w:val="1F497D"/>
                <w:u w:val="single"/>
              </w:rPr>
              <w:t xml:space="preserve">CRITERI </w:t>
            </w:r>
          </w:p>
          <w:p w14:paraId="4B71B1F1" w14:textId="77777777" w:rsidR="00FB3E16" w:rsidRPr="00572E96" w:rsidRDefault="00FB3E16" w:rsidP="00C52C8C">
            <w:pPr>
              <w:rPr>
                <w:bCs/>
                <w:color w:val="1F497D"/>
              </w:rPr>
            </w:pPr>
            <w:r w:rsidRPr="00572E96">
              <w:rPr>
                <w:bCs/>
                <w:color w:val="1F497D"/>
              </w:rPr>
              <w:t xml:space="preserve">Censimento </w:t>
            </w:r>
            <w:r w:rsidR="004C04A1" w:rsidRPr="00572E96">
              <w:rPr>
                <w:bCs/>
                <w:color w:val="1F497D"/>
              </w:rPr>
              <w:t>ANAGRAFICA</w:t>
            </w:r>
            <w:r w:rsidR="002B4F68" w:rsidRPr="00572E96">
              <w:rPr>
                <w:bCs/>
                <w:color w:val="1F497D"/>
              </w:rPr>
              <w:t xml:space="preserve">, </w:t>
            </w:r>
            <w:r w:rsidR="00843CC3" w:rsidRPr="00572E96">
              <w:rPr>
                <w:bCs/>
                <w:color w:val="1F497D"/>
              </w:rPr>
              <w:t xml:space="preserve">raccogliere </w:t>
            </w:r>
            <w:r w:rsidR="002B4F68" w:rsidRPr="00572E96">
              <w:rPr>
                <w:bCs/>
                <w:color w:val="1F497D"/>
              </w:rPr>
              <w:t>CODICE ATECO e relativa descrizione dell’attività</w:t>
            </w:r>
            <w:r w:rsidR="00843CC3" w:rsidRPr="00572E96">
              <w:rPr>
                <w:bCs/>
                <w:color w:val="1F497D"/>
              </w:rPr>
              <w:t>.</w:t>
            </w:r>
          </w:p>
          <w:p w14:paraId="63C450E7" w14:textId="77777777" w:rsidR="00EE62FC" w:rsidRDefault="00843CC3" w:rsidP="00C52C8C">
            <w:pPr>
              <w:rPr>
                <w:bCs/>
                <w:color w:val="1F497D"/>
              </w:rPr>
            </w:pPr>
            <w:r w:rsidRPr="00572E96">
              <w:rPr>
                <w:bCs/>
                <w:color w:val="1F497D"/>
              </w:rPr>
              <w:t xml:space="preserve">Per agevolare la scelta delle garanzie, da parte del cliente in base alle sue richieste ed esigenze, </w:t>
            </w:r>
            <w:r w:rsidR="003B6FB6" w:rsidRPr="00572E96">
              <w:rPr>
                <w:bCs/>
                <w:color w:val="1F497D"/>
              </w:rPr>
              <w:t xml:space="preserve">CHIEDERE </w:t>
            </w:r>
            <w:r w:rsidRPr="00572E96">
              <w:rPr>
                <w:bCs/>
                <w:color w:val="1F497D"/>
              </w:rPr>
              <w:t xml:space="preserve">(Selezione Menù a tendina) </w:t>
            </w:r>
            <w:r w:rsidR="003B6FB6" w:rsidRPr="00572E96">
              <w:rPr>
                <w:b/>
                <w:bCs/>
                <w:color w:val="1F497D"/>
              </w:rPr>
              <w:t>C</w:t>
            </w:r>
            <w:r w:rsidR="00FB3E16" w:rsidRPr="00572E96">
              <w:rPr>
                <w:b/>
                <w:bCs/>
                <w:color w:val="1F497D"/>
              </w:rPr>
              <w:t>osa si vuole assicurare</w:t>
            </w:r>
            <w:r w:rsidR="00C10709" w:rsidRPr="00572E96">
              <w:rPr>
                <w:b/>
                <w:bCs/>
                <w:color w:val="1F497D"/>
              </w:rPr>
              <w:t xml:space="preserve"> fra</w:t>
            </w:r>
            <w:r w:rsidR="00EE62FC">
              <w:rPr>
                <w:b/>
                <w:bCs/>
                <w:color w:val="1F497D"/>
              </w:rPr>
              <w:t xml:space="preserve"> le seguenti 3 opzioni</w:t>
            </w:r>
            <w:r w:rsidR="003770C7" w:rsidRPr="00572E96">
              <w:rPr>
                <w:bCs/>
                <w:color w:val="1F497D"/>
              </w:rPr>
              <w:t>:</w:t>
            </w:r>
          </w:p>
          <w:p w14:paraId="7D608C66" w14:textId="77777777" w:rsidR="005642F1" w:rsidRPr="00EE62FC" w:rsidRDefault="003770C7" w:rsidP="00C52C8C">
            <w:pPr>
              <w:spacing w:after="160" w:line="259" w:lineRule="auto"/>
              <w:rPr>
                <w:bCs/>
                <w:color w:val="1F497D"/>
                <w:sz w:val="12"/>
              </w:rPr>
            </w:pPr>
            <w:r w:rsidRPr="00572E96">
              <w:rPr>
                <w:bCs/>
                <w:color w:val="1F497D"/>
              </w:rPr>
              <w:lastRenderedPageBreak/>
              <w:t xml:space="preserve"> </w:t>
            </w:r>
          </w:p>
          <w:p w14:paraId="7BF72720" w14:textId="5AD2B635" w:rsidR="005642F1" w:rsidRPr="00572E96" w:rsidRDefault="00843CC3" w:rsidP="00C21F08">
            <w:pPr>
              <w:pStyle w:val="Paragrafoelenco"/>
              <w:numPr>
                <w:ilvl w:val="0"/>
                <w:numId w:val="20"/>
              </w:numPr>
              <w:rPr>
                <w:bCs/>
                <w:color w:val="1F497D"/>
              </w:rPr>
            </w:pPr>
            <w:r w:rsidRPr="00572E96">
              <w:rPr>
                <w:b/>
                <w:bCs/>
                <w:color w:val="FF0000"/>
              </w:rPr>
              <w:t xml:space="preserve">SOLO </w:t>
            </w:r>
            <w:r w:rsidR="004F1A37">
              <w:rPr>
                <w:b/>
                <w:bCs/>
                <w:color w:val="FF0000"/>
              </w:rPr>
              <w:t>BENI</w:t>
            </w:r>
          </w:p>
          <w:p w14:paraId="53A5036A" w14:textId="77777777" w:rsidR="005642F1" w:rsidRPr="00572E96" w:rsidRDefault="00843CC3" w:rsidP="00C21F08">
            <w:pPr>
              <w:pStyle w:val="Paragrafoelenco"/>
              <w:numPr>
                <w:ilvl w:val="0"/>
                <w:numId w:val="20"/>
              </w:numPr>
              <w:rPr>
                <w:bCs/>
                <w:color w:val="1F497D"/>
              </w:rPr>
            </w:pPr>
            <w:r w:rsidRPr="00572E96">
              <w:rPr>
                <w:b/>
                <w:bCs/>
                <w:color w:val="FF0000"/>
              </w:rPr>
              <w:t>SOLO ATTIVITÀ</w:t>
            </w:r>
          </w:p>
          <w:p w14:paraId="7C80DF08" w14:textId="60A4EF16" w:rsidR="00FD2D05" w:rsidRPr="00572E96" w:rsidRDefault="00843CC3" w:rsidP="00C21F08">
            <w:pPr>
              <w:pStyle w:val="Paragrafoelenco"/>
              <w:numPr>
                <w:ilvl w:val="0"/>
                <w:numId w:val="20"/>
              </w:numPr>
              <w:rPr>
                <w:b/>
                <w:bCs/>
                <w:color w:val="FF0000"/>
              </w:rPr>
            </w:pPr>
            <w:r w:rsidRPr="00572E96">
              <w:rPr>
                <w:b/>
                <w:bCs/>
                <w:color w:val="FF0000"/>
              </w:rPr>
              <w:t>ENTRAMB</w:t>
            </w:r>
            <w:r w:rsidR="004F1A37">
              <w:rPr>
                <w:b/>
                <w:bCs/>
                <w:color w:val="FF0000"/>
              </w:rPr>
              <w:t>I</w:t>
            </w:r>
            <w:r w:rsidRPr="00572E96">
              <w:rPr>
                <w:b/>
                <w:bCs/>
                <w:color w:val="FF0000"/>
              </w:rPr>
              <w:t xml:space="preserve"> </w:t>
            </w:r>
          </w:p>
          <w:p w14:paraId="76F93AD3" w14:textId="77777777" w:rsidR="000D37E8" w:rsidRPr="00572E96" w:rsidRDefault="000D37E8" w:rsidP="00C52C8C">
            <w:pPr>
              <w:rPr>
                <w:bCs/>
                <w:color w:val="1F497D"/>
              </w:rPr>
            </w:pPr>
          </w:p>
          <w:p w14:paraId="5252B9D8" w14:textId="4E4F5FF8" w:rsidR="00302F56" w:rsidRDefault="00EE62FC">
            <w:pPr>
              <w:pStyle w:val="Paragrafoelenco"/>
              <w:ind w:left="538" w:hanging="221"/>
              <w:rPr>
                <w:bCs/>
                <w:color w:val="FF0000"/>
                <w:u w:val="single"/>
              </w:rPr>
            </w:pPr>
            <w:r w:rsidRPr="00EE62FC">
              <w:rPr>
                <w:b/>
                <w:bCs/>
                <w:color w:val="FF0000"/>
              </w:rPr>
              <w:sym w:font="Wingdings" w:char="F0E0"/>
            </w:r>
            <w:r w:rsidR="00FB0061" w:rsidRPr="00FB0061">
              <w:rPr>
                <w:b/>
                <w:bCs/>
                <w:color w:val="FF0000"/>
              </w:rPr>
              <w:t xml:space="preserve"> </w:t>
            </w:r>
            <w:r w:rsidR="00843CC3" w:rsidRPr="00572E96">
              <w:rPr>
                <w:b/>
                <w:bCs/>
                <w:color w:val="FF0000"/>
                <w:u w:val="single"/>
              </w:rPr>
              <w:t xml:space="preserve">SOLO </w:t>
            </w:r>
            <w:r w:rsidR="004F1A37">
              <w:rPr>
                <w:b/>
                <w:bCs/>
                <w:color w:val="FF0000"/>
                <w:u w:val="single"/>
              </w:rPr>
              <w:t>BENI</w:t>
            </w:r>
            <w:r w:rsidR="004F1A37" w:rsidRPr="00572E96">
              <w:rPr>
                <w:bCs/>
                <w:color w:val="FF0000"/>
                <w:u w:val="single"/>
              </w:rPr>
              <w:t xml:space="preserve"> </w:t>
            </w:r>
          </w:p>
          <w:p w14:paraId="4AB083C9" w14:textId="3F8314F4" w:rsidR="000D37E8" w:rsidRPr="00572E96" w:rsidRDefault="00F905E4" w:rsidP="00843CC3">
            <w:pPr>
              <w:pStyle w:val="Paragrafoelenco"/>
              <w:ind w:left="538"/>
              <w:rPr>
                <w:bCs/>
                <w:color w:val="1F497D"/>
              </w:rPr>
            </w:pPr>
            <w:r w:rsidRPr="00572E96">
              <w:rPr>
                <w:bCs/>
                <w:color w:val="1F497D"/>
              </w:rPr>
              <w:t>dove si svolge l’attività</w:t>
            </w:r>
            <w:r w:rsidR="00C149A9" w:rsidRPr="00572E96">
              <w:rPr>
                <w:bCs/>
                <w:color w:val="1F497D"/>
              </w:rPr>
              <w:t xml:space="preserve"> (</w:t>
            </w:r>
            <w:r w:rsidR="00843CC3" w:rsidRPr="00572E96">
              <w:rPr>
                <w:bCs/>
                <w:color w:val="1F497D"/>
              </w:rPr>
              <w:t>consentito</w:t>
            </w:r>
            <w:r w:rsidR="00C149A9" w:rsidRPr="00572E96">
              <w:rPr>
                <w:bCs/>
                <w:color w:val="1F497D"/>
              </w:rPr>
              <w:t xml:space="preserve"> solo per codice ATECO </w:t>
            </w:r>
            <w:r w:rsidR="00C149A9" w:rsidRPr="00A20E68">
              <w:rPr>
                <w:bCs/>
                <w:color w:val="1F497D"/>
              </w:rPr>
              <w:t>graditi</w:t>
            </w:r>
            <w:r w:rsidR="00A20E68">
              <w:rPr>
                <w:bCs/>
                <w:color w:val="1F497D"/>
              </w:rPr>
              <w:t xml:space="preserve"> </w:t>
            </w:r>
            <w:r w:rsidR="004C04A1" w:rsidRPr="00A20E68">
              <w:rPr>
                <w:bCs/>
                <w:color w:val="1F497D"/>
              </w:rPr>
              <w:sym w:font="Wingdings" w:char="F0E0"/>
            </w:r>
            <w:r w:rsidR="00DA77B6" w:rsidRPr="003A1938">
              <w:rPr>
                <w:color w:val="1F497D"/>
              </w:rPr>
              <w:t xml:space="preserve"> vedi ALLEGATO ATTIVITA’ ASSICURABILI</w:t>
            </w:r>
            <w:r w:rsidR="00DA77B6" w:rsidRPr="00A20E68">
              <w:rPr>
                <w:bCs/>
                <w:color w:val="1F497D"/>
              </w:rPr>
              <w:t>,</w:t>
            </w:r>
            <w:r w:rsidR="004C04A1" w:rsidRPr="00A20E68">
              <w:rPr>
                <w:bCs/>
                <w:color w:val="1F497D"/>
              </w:rPr>
              <w:t xml:space="preserve"> dove si evincono attività escluse per INCENDIO</w:t>
            </w:r>
            <w:r w:rsidR="00C149A9" w:rsidRPr="00A20E68">
              <w:rPr>
                <w:bCs/>
                <w:color w:val="1F497D"/>
              </w:rPr>
              <w:t>)</w:t>
            </w:r>
            <w:r w:rsidR="000D37E8" w:rsidRPr="00A20E68">
              <w:rPr>
                <w:bCs/>
                <w:color w:val="1F497D"/>
              </w:rPr>
              <w:t>.</w:t>
            </w:r>
          </w:p>
          <w:p w14:paraId="70BC9A92" w14:textId="77777777" w:rsidR="00EA481D" w:rsidRPr="00572E96" w:rsidRDefault="000D37E8" w:rsidP="000D37E8">
            <w:pPr>
              <w:pStyle w:val="Paragrafoelenco"/>
              <w:ind w:left="538"/>
              <w:rPr>
                <w:bCs/>
                <w:color w:val="1F497D"/>
              </w:rPr>
            </w:pPr>
            <w:r w:rsidRPr="00572E96">
              <w:rPr>
                <w:bCs/>
                <w:color w:val="1F497D"/>
              </w:rPr>
              <w:sym w:font="Wingdings" w:char="F0E0"/>
            </w:r>
            <w:r w:rsidRPr="00572E96">
              <w:rPr>
                <w:bCs/>
                <w:color w:val="1F497D"/>
                <w:u w:val="single"/>
              </w:rPr>
              <w:t>Raccogliere i dati relativi al</w:t>
            </w:r>
            <w:r w:rsidR="00DD0AAF" w:rsidRPr="00572E96">
              <w:rPr>
                <w:bCs/>
                <w:color w:val="1F497D"/>
                <w:u w:val="single"/>
              </w:rPr>
              <w:t>l</w:t>
            </w:r>
            <w:r w:rsidRPr="00572E96">
              <w:rPr>
                <w:bCs/>
                <w:color w:val="1F497D"/>
                <w:u w:val="single"/>
              </w:rPr>
              <w:t>’immobile</w:t>
            </w:r>
            <w:r w:rsidRPr="00572E96">
              <w:rPr>
                <w:bCs/>
                <w:color w:val="1F497D"/>
              </w:rPr>
              <w:t xml:space="preserve"> (vedasi struttura tariffaria/parametri di cui all’ALLEGATO 2 e 3)</w:t>
            </w:r>
            <w:r w:rsidR="00C149A9" w:rsidRPr="00572E96">
              <w:rPr>
                <w:bCs/>
                <w:color w:val="1F497D"/>
              </w:rPr>
              <w:t xml:space="preserve"> </w:t>
            </w:r>
          </w:p>
          <w:p w14:paraId="0E82CA1A" w14:textId="77777777" w:rsidR="00EA481D" w:rsidRPr="00572E96" w:rsidRDefault="00FB3E16" w:rsidP="00FB6653">
            <w:pPr>
              <w:pStyle w:val="Paragrafoelenco"/>
              <w:ind w:left="538"/>
              <w:rPr>
                <w:bCs/>
                <w:color w:val="1F497D"/>
              </w:rPr>
            </w:pPr>
            <w:r w:rsidRPr="00572E96">
              <w:rPr>
                <w:bCs/>
                <w:color w:val="1F497D"/>
              </w:rPr>
              <w:sym w:font="Wingdings" w:char="F0E0"/>
            </w:r>
            <w:r w:rsidRPr="00572E96">
              <w:rPr>
                <w:bCs/>
                <w:color w:val="1F497D"/>
              </w:rPr>
              <w:t xml:space="preserve"> </w:t>
            </w:r>
            <w:r w:rsidR="00D75DF1" w:rsidRPr="00572E96">
              <w:rPr>
                <w:bCs/>
                <w:color w:val="1F497D"/>
                <w:u w:val="single"/>
              </w:rPr>
              <w:t>Acquisto minimo</w:t>
            </w:r>
            <w:r w:rsidR="00D75DF1" w:rsidRPr="00572E96">
              <w:rPr>
                <w:bCs/>
                <w:color w:val="1F497D"/>
              </w:rPr>
              <w:t xml:space="preserve">: </w:t>
            </w:r>
          </w:p>
          <w:p w14:paraId="33C5FCF7" w14:textId="6EA4C11F" w:rsidR="004F1A37" w:rsidRDefault="004F1A37" w:rsidP="00FB6653">
            <w:pPr>
              <w:pStyle w:val="Paragrafoelenco"/>
              <w:ind w:left="538"/>
              <w:rPr>
                <w:bCs/>
                <w:color w:val="1F497D"/>
              </w:rPr>
            </w:pPr>
            <w:r>
              <w:rPr>
                <w:bCs/>
                <w:color w:val="1F497D"/>
              </w:rPr>
              <w:t xml:space="preserve">almeno </w:t>
            </w:r>
            <w:r w:rsidR="00751B7A">
              <w:rPr>
                <w:bCs/>
                <w:color w:val="1F497D"/>
              </w:rPr>
              <w:t>una garanzia a scelta t</w:t>
            </w:r>
            <w:r>
              <w:rPr>
                <w:bCs/>
                <w:color w:val="1F497D"/>
              </w:rPr>
              <w:t>ra</w:t>
            </w:r>
          </w:p>
          <w:p w14:paraId="4D866380" w14:textId="6B2C9DCA" w:rsidR="004F1A37" w:rsidRDefault="004F1A37" w:rsidP="00FB6653">
            <w:pPr>
              <w:pStyle w:val="Paragrafoelenco"/>
              <w:ind w:left="538"/>
              <w:rPr>
                <w:bCs/>
                <w:color w:val="1F497D"/>
              </w:rPr>
            </w:pPr>
            <w:r>
              <w:rPr>
                <w:bCs/>
                <w:color w:val="1F497D"/>
              </w:rPr>
              <w:t xml:space="preserve">SEZIONE A) </w:t>
            </w:r>
            <w:r w:rsidR="00751B7A" w:rsidRPr="003A1938">
              <w:rPr>
                <w:b/>
                <w:color w:val="1F497D"/>
              </w:rPr>
              <w:t>FABBRICATO, CONTENUTO</w:t>
            </w:r>
            <w:r w:rsidR="000D47D1">
              <w:rPr>
                <w:b/>
                <w:color w:val="1F497D"/>
              </w:rPr>
              <w:t xml:space="preserve"> (solo pacchetto Stand Alone)</w:t>
            </w:r>
            <w:r w:rsidR="00751B7A" w:rsidRPr="003A1938">
              <w:rPr>
                <w:b/>
                <w:color w:val="1F497D"/>
              </w:rPr>
              <w:t>, RISCHIO LOCATIVO</w:t>
            </w:r>
            <w:r w:rsidR="00751B7A">
              <w:rPr>
                <w:bCs/>
                <w:color w:val="1F497D"/>
              </w:rPr>
              <w:t>,</w:t>
            </w:r>
          </w:p>
          <w:p w14:paraId="29F4B95D" w14:textId="77777777" w:rsidR="003D1D53" w:rsidRPr="00572E96" w:rsidRDefault="003D1D53" w:rsidP="00FB6653">
            <w:pPr>
              <w:pStyle w:val="Paragrafoelenco"/>
              <w:ind w:left="538"/>
              <w:rPr>
                <w:bCs/>
                <w:color w:val="1F497D"/>
              </w:rPr>
            </w:pPr>
          </w:p>
          <w:p w14:paraId="2C77FB07" w14:textId="7B02B985" w:rsidR="00EA481D" w:rsidRDefault="002B5D79" w:rsidP="00FB6653">
            <w:pPr>
              <w:pStyle w:val="Paragrafoelenco"/>
              <w:ind w:left="538"/>
              <w:rPr>
                <w:bCs/>
                <w:color w:val="1F497D"/>
              </w:rPr>
            </w:pPr>
            <w:r w:rsidRPr="00572E96">
              <w:rPr>
                <w:bCs/>
                <w:color w:val="1F497D"/>
              </w:rPr>
              <w:sym w:font="Wingdings" w:char="F0E0"/>
            </w:r>
            <w:r w:rsidR="00EA481D" w:rsidRPr="00572E96">
              <w:rPr>
                <w:bCs/>
                <w:color w:val="1F497D"/>
                <w:u w:val="single"/>
              </w:rPr>
              <w:t>Altre garanzie acquistabili</w:t>
            </w:r>
            <w:r w:rsidR="00EA481D" w:rsidRPr="00572E96">
              <w:rPr>
                <w:bCs/>
                <w:color w:val="1F497D"/>
              </w:rPr>
              <w:t xml:space="preserve"> (opzionali):</w:t>
            </w:r>
          </w:p>
          <w:p w14:paraId="32942671" w14:textId="17DE28B6" w:rsidR="000D47D1" w:rsidRPr="00406C1B" w:rsidRDefault="000D47D1" w:rsidP="00FB6653">
            <w:pPr>
              <w:pStyle w:val="Paragrafoelenco"/>
              <w:ind w:left="538"/>
              <w:rPr>
                <w:b/>
                <w:color w:val="1F497D"/>
              </w:rPr>
            </w:pPr>
            <w:r>
              <w:rPr>
                <w:bCs/>
                <w:color w:val="1F497D"/>
              </w:rPr>
              <w:t xml:space="preserve">SEZIONE A) Garanzia </w:t>
            </w:r>
            <w:r w:rsidRPr="00406C1B">
              <w:rPr>
                <w:b/>
                <w:color w:val="1F497D"/>
              </w:rPr>
              <w:t>I</w:t>
            </w:r>
            <w:r w:rsidR="00406C1B">
              <w:rPr>
                <w:b/>
                <w:color w:val="1F497D"/>
              </w:rPr>
              <w:t>NCENDIO CONTENUTO</w:t>
            </w:r>
          </w:p>
          <w:p w14:paraId="2C1B9EBE" w14:textId="632A6E22" w:rsidR="000D47D1" w:rsidRPr="003A1938" w:rsidRDefault="00C2667C" w:rsidP="000D47D1">
            <w:pPr>
              <w:pStyle w:val="Paragrafoelenco"/>
              <w:ind w:left="538"/>
              <w:rPr>
                <w:bCs/>
                <w:color w:val="1F497D"/>
              </w:rPr>
            </w:pPr>
            <w:r>
              <w:rPr>
                <w:bCs/>
                <w:color w:val="1F497D"/>
              </w:rPr>
              <w:t xml:space="preserve">SEZIONE B) </w:t>
            </w:r>
            <w:r w:rsidRPr="00572E96">
              <w:rPr>
                <w:bCs/>
                <w:color w:val="1F497D"/>
              </w:rPr>
              <w:t xml:space="preserve">Garanzia </w:t>
            </w:r>
            <w:r w:rsidRPr="00572E96">
              <w:rPr>
                <w:b/>
                <w:bCs/>
                <w:color w:val="1F497D"/>
              </w:rPr>
              <w:t>RC FABBRICATO</w:t>
            </w:r>
            <w:r w:rsidRPr="00572E96">
              <w:rPr>
                <w:bCs/>
                <w:color w:val="1F497D"/>
              </w:rPr>
              <w:t xml:space="preserve"> </w:t>
            </w:r>
            <w:r w:rsidRPr="003D1D53">
              <w:rPr>
                <w:bCs/>
                <w:color w:val="1F497D"/>
              </w:rPr>
              <w:t>o</w:t>
            </w:r>
            <w:r w:rsidRPr="00572E96">
              <w:rPr>
                <w:bCs/>
                <w:color w:val="1F497D"/>
              </w:rPr>
              <w:t xml:space="preserve"> </w:t>
            </w:r>
            <w:r w:rsidRPr="004A46FF">
              <w:rPr>
                <w:b/>
                <w:bCs/>
                <w:color w:val="1F497D"/>
              </w:rPr>
              <w:t>RC INQUINAMENTO</w:t>
            </w:r>
            <w:r w:rsidRPr="00572E96">
              <w:rPr>
                <w:bCs/>
                <w:color w:val="1F497D"/>
              </w:rPr>
              <w:t>;</w:t>
            </w:r>
          </w:p>
          <w:p w14:paraId="4333BDBF" w14:textId="64217C96" w:rsidR="00A464D6" w:rsidRPr="00572E96" w:rsidRDefault="00A464D6" w:rsidP="00A464D6">
            <w:pPr>
              <w:pStyle w:val="Paragrafoelenco"/>
              <w:ind w:left="538"/>
              <w:rPr>
                <w:bCs/>
                <w:color w:val="1F497D"/>
              </w:rPr>
            </w:pPr>
            <w:r w:rsidRPr="00572E96">
              <w:rPr>
                <w:bCs/>
                <w:color w:val="1F497D"/>
              </w:rPr>
              <w:t xml:space="preserve">SEZIONE </w:t>
            </w:r>
            <w:r w:rsidR="00C2667C">
              <w:rPr>
                <w:bCs/>
                <w:color w:val="1F497D"/>
              </w:rPr>
              <w:t>C</w:t>
            </w:r>
            <w:r w:rsidRPr="00572E96">
              <w:rPr>
                <w:bCs/>
                <w:color w:val="1F497D"/>
              </w:rPr>
              <w:t xml:space="preserve">) </w:t>
            </w:r>
            <w:r w:rsidR="00C2667C">
              <w:rPr>
                <w:bCs/>
                <w:color w:val="1F497D"/>
              </w:rPr>
              <w:t>FURTO</w:t>
            </w:r>
            <w:r w:rsidR="00490746" w:rsidRPr="00572E96">
              <w:rPr>
                <w:bCs/>
                <w:color w:val="1F497D"/>
              </w:rPr>
              <w:t>;</w:t>
            </w:r>
          </w:p>
          <w:p w14:paraId="1B952D9D" w14:textId="77777777" w:rsidR="00365F19" w:rsidRPr="00572E96" w:rsidRDefault="003770C7" w:rsidP="00FB6653">
            <w:pPr>
              <w:pStyle w:val="Paragrafoelenco"/>
              <w:ind w:left="538"/>
              <w:rPr>
                <w:bCs/>
                <w:color w:val="1F497D"/>
              </w:rPr>
            </w:pPr>
            <w:r w:rsidRPr="00572E96">
              <w:rPr>
                <w:bCs/>
                <w:color w:val="1F497D"/>
              </w:rPr>
              <w:t xml:space="preserve">SEZIONE </w:t>
            </w:r>
            <w:r w:rsidR="00EA481D" w:rsidRPr="00572E96">
              <w:rPr>
                <w:bCs/>
                <w:color w:val="1F497D"/>
              </w:rPr>
              <w:t xml:space="preserve">D) </w:t>
            </w:r>
            <w:r w:rsidR="00365F19" w:rsidRPr="00572E96">
              <w:rPr>
                <w:bCs/>
                <w:color w:val="1F497D"/>
              </w:rPr>
              <w:t xml:space="preserve">Garanzia </w:t>
            </w:r>
            <w:r w:rsidR="00365F19" w:rsidRPr="00572E96">
              <w:rPr>
                <w:b/>
                <w:bCs/>
                <w:color w:val="1F497D"/>
              </w:rPr>
              <w:t xml:space="preserve">ASSISTENZA </w:t>
            </w:r>
            <w:r w:rsidR="00C74F74" w:rsidRPr="00572E96">
              <w:rPr>
                <w:b/>
                <w:bCs/>
                <w:color w:val="1F497D"/>
              </w:rPr>
              <w:t>AL FABBRICATO</w:t>
            </w:r>
          </w:p>
          <w:p w14:paraId="4503A39F" w14:textId="77777777" w:rsidR="00EA481D" w:rsidRPr="00572E96" w:rsidRDefault="003770C7" w:rsidP="00FB6653">
            <w:pPr>
              <w:pStyle w:val="Paragrafoelenco"/>
              <w:ind w:left="538"/>
              <w:rPr>
                <w:bCs/>
                <w:color w:val="1F497D"/>
              </w:rPr>
            </w:pPr>
            <w:r w:rsidRPr="00572E96">
              <w:rPr>
                <w:bCs/>
                <w:color w:val="1F497D"/>
              </w:rPr>
              <w:t xml:space="preserve">SEZIONE </w:t>
            </w:r>
            <w:r w:rsidR="00EA481D" w:rsidRPr="00572E96">
              <w:rPr>
                <w:bCs/>
                <w:color w:val="1F497D"/>
              </w:rPr>
              <w:t xml:space="preserve">G) </w:t>
            </w:r>
            <w:r w:rsidR="00560278" w:rsidRPr="00572E96">
              <w:rPr>
                <w:bCs/>
                <w:color w:val="1F497D"/>
              </w:rPr>
              <w:t xml:space="preserve">Garanzia </w:t>
            </w:r>
            <w:r w:rsidR="00EA481D" w:rsidRPr="00572E96">
              <w:rPr>
                <w:b/>
                <w:bCs/>
                <w:color w:val="1F497D"/>
              </w:rPr>
              <w:t>BUSINESS INTERRUPTION</w:t>
            </w:r>
          </w:p>
          <w:p w14:paraId="37A8DE75" w14:textId="77777777" w:rsidR="00EA481D" w:rsidRPr="00572E96" w:rsidRDefault="003770C7" w:rsidP="00FB6653">
            <w:pPr>
              <w:pStyle w:val="Paragrafoelenco"/>
              <w:ind w:left="538"/>
              <w:rPr>
                <w:bCs/>
                <w:color w:val="1F497D"/>
              </w:rPr>
            </w:pPr>
            <w:r w:rsidRPr="00572E96">
              <w:rPr>
                <w:bCs/>
                <w:color w:val="1F497D"/>
              </w:rPr>
              <w:t xml:space="preserve">SEZIONE </w:t>
            </w:r>
            <w:r w:rsidR="00EA481D" w:rsidRPr="00572E96">
              <w:rPr>
                <w:bCs/>
                <w:color w:val="1F497D"/>
              </w:rPr>
              <w:t xml:space="preserve">H) </w:t>
            </w:r>
            <w:r w:rsidR="00560278" w:rsidRPr="00572E96">
              <w:rPr>
                <w:bCs/>
                <w:color w:val="1F497D"/>
              </w:rPr>
              <w:t xml:space="preserve">Garanzia </w:t>
            </w:r>
            <w:r w:rsidR="00560278" w:rsidRPr="00572E96">
              <w:rPr>
                <w:b/>
                <w:bCs/>
                <w:color w:val="1F497D"/>
              </w:rPr>
              <w:t>APPARECCHIATURE ELETTRONICHE</w:t>
            </w:r>
          </w:p>
          <w:p w14:paraId="646B0438" w14:textId="77777777" w:rsidR="000D37E8" w:rsidRPr="00572E96" w:rsidRDefault="002C63A9" w:rsidP="00FB6653">
            <w:pPr>
              <w:pStyle w:val="Paragrafoelenco"/>
              <w:ind w:left="538"/>
              <w:rPr>
                <w:bCs/>
                <w:color w:val="1F497D"/>
              </w:rPr>
            </w:pPr>
            <w:r w:rsidRPr="004A46FF">
              <w:rPr>
                <w:b/>
                <w:bCs/>
                <w:color w:val="FF0000"/>
                <w:u w:val="single"/>
              </w:rPr>
              <w:t>N.B</w:t>
            </w:r>
            <w:r w:rsidRPr="004A46FF">
              <w:rPr>
                <w:bCs/>
                <w:color w:val="FF0000"/>
                <w:u w:val="single"/>
              </w:rPr>
              <w:t>.</w:t>
            </w:r>
            <w:r w:rsidRPr="00572E96">
              <w:rPr>
                <w:bCs/>
                <w:color w:val="FF0000"/>
              </w:rPr>
              <w:t xml:space="preserve"> </w:t>
            </w:r>
            <w:r w:rsidRPr="004A46FF">
              <w:rPr>
                <w:bCs/>
                <w:color w:val="1F497D"/>
              </w:rPr>
              <w:t>le garanzie di cui sopra (e relative estensioni), possono essere scelte per ogni bene assicurato, incluso in polizza (ovvero per ognuno possono essere “a scelta”).</w:t>
            </w:r>
          </w:p>
          <w:p w14:paraId="788DD0C0" w14:textId="77777777" w:rsidR="00490746" w:rsidRPr="00572E96" w:rsidRDefault="00490746" w:rsidP="00FB6653">
            <w:pPr>
              <w:pStyle w:val="Paragrafoelenco"/>
              <w:ind w:left="538"/>
              <w:rPr>
                <w:bCs/>
                <w:color w:val="1F497D"/>
              </w:rPr>
            </w:pPr>
          </w:p>
          <w:p w14:paraId="738E51FA" w14:textId="77777777" w:rsidR="00302F56" w:rsidRDefault="00EE62FC">
            <w:pPr>
              <w:pStyle w:val="Paragrafoelenco"/>
              <w:ind w:left="538" w:hanging="221"/>
              <w:rPr>
                <w:rFonts w:asciiTheme="majorHAnsi" w:eastAsiaTheme="majorEastAsia" w:hAnsiTheme="majorHAnsi" w:cstheme="majorBidi"/>
                <w:b/>
                <w:bCs/>
                <w:color w:val="FF0000"/>
                <w:sz w:val="26"/>
                <w:szCs w:val="26"/>
                <w:u w:val="single"/>
              </w:rPr>
            </w:pPr>
            <w:r w:rsidRPr="00EE62FC">
              <w:rPr>
                <w:b/>
                <w:bCs/>
                <w:color w:val="FF0000"/>
              </w:rPr>
              <w:sym w:font="Wingdings" w:char="F0E0"/>
            </w:r>
            <w:r w:rsidRPr="00FD7797">
              <w:rPr>
                <w:b/>
                <w:bCs/>
                <w:color w:val="FF0000"/>
              </w:rPr>
              <w:t xml:space="preserve"> </w:t>
            </w:r>
            <w:r w:rsidR="00843CC3" w:rsidRPr="00572E96">
              <w:rPr>
                <w:b/>
                <w:bCs/>
                <w:color w:val="FF0000"/>
                <w:u w:val="single"/>
              </w:rPr>
              <w:t xml:space="preserve">SOLO ATTIVITÀ </w:t>
            </w:r>
          </w:p>
          <w:p w14:paraId="35EBEA51" w14:textId="6ED4F6AA" w:rsidR="002B5D79" w:rsidRPr="00572E96" w:rsidRDefault="00843CC3" w:rsidP="00843CC3">
            <w:pPr>
              <w:pStyle w:val="Paragrafoelenco"/>
              <w:ind w:left="538"/>
              <w:rPr>
                <w:bCs/>
                <w:color w:val="1F497D"/>
              </w:rPr>
            </w:pPr>
            <w:r w:rsidRPr="00572E96">
              <w:rPr>
                <w:bCs/>
                <w:color w:val="1F497D"/>
              </w:rPr>
              <w:t xml:space="preserve">consentito </w:t>
            </w:r>
            <w:r w:rsidR="00FB3E16" w:rsidRPr="00572E96">
              <w:rPr>
                <w:bCs/>
                <w:color w:val="1F497D"/>
              </w:rPr>
              <w:t xml:space="preserve">solo per codice </w:t>
            </w:r>
            <w:r w:rsidR="00F949C3" w:rsidRPr="00572E96">
              <w:rPr>
                <w:bCs/>
                <w:color w:val="1F497D"/>
              </w:rPr>
              <w:t xml:space="preserve">ATECO </w:t>
            </w:r>
            <w:r w:rsidR="00FB3E16" w:rsidRPr="005F0330">
              <w:rPr>
                <w:bCs/>
                <w:color w:val="1F497D"/>
              </w:rPr>
              <w:t>graditi</w:t>
            </w:r>
            <w:r w:rsidR="004C04A1" w:rsidRPr="005F0330">
              <w:rPr>
                <w:bCs/>
                <w:color w:val="1F497D"/>
              </w:rPr>
              <w:t xml:space="preserve">, </w:t>
            </w:r>
            <w:r w:rsidR="00DA77B6" w:rsidRPr="003A1938">
              <w:rPr>
                <w:color w:val="1F497D"/>
              </w:rPr>
              <w:t>vedi ALLEGATO ATTIVITA’ ASSICURABILI</w:t>
            </w:r>
            <w:r w:rsidR="00DA77B6" w:rsidRPr="005F0330">
              <w:rPr>
                <w:bCs/>
                <w:color w:val="1F497D"/>
              </w:rPr>
              <w:t xml:space="preserve">, </w:t>
            </w:r>
            <w:r w:rsidR="004C04A1" w:rsidRPr="005F0330">
              <w:rPr>
                <w:bCs/>
                <w:color w:val="1F497D"/>
              </w:rPr>
              <w:t>dove</w:t>
            </w:r>
            <w:r w:rsidR="004C04A1" w:rsidRPr="00572E96">
              <w:rPr>
                <w:bCs/>
                <w:color w:val="1F497D"/>
              </w:rPr>
              <w:t xml:space="preserve"> si evi</w:t>
            </w:r>
            <w:r w:rsidR="00C74F74" w:rsidRPr="00572E96">
              <w:rPr>
                <w:bCs/>
                <w:color w:val="1F497D"/>
              </w:rPr>
              <w:t>ncono attività escluse per RCT)</w:t>
            </w:r>
            <w:r w:rsidR="00A20E68">
              <w:rPr>
                <w:bCs/>
                <w:color w:val="1F497D"/>
              </w:rPr>
              <w:t xml:space="preserve"> </w:t>
            </w:r>
            <w:r w:rsidR="00FB3E16" w:rsidRPr="00572E96">
              <w:rPr>
                <w:bCs/>
                <w:color w:val="1F497D"/>
              </w:rPr>
              <w:sym w:font="Wingdings" w:char="F0E0"/>
            </w:r>
            <w:r w:rsidR="00FB3E16" w:rsidRPr="00572E96">
              <w:rPr>
                <w:bCs/>
                <w:color w:val="1F497D"/>
              </w:rPr>
              <w:t xml:space="preserve"> </w:t>
            </w:r>
            <w:r w:rsidR="00FD2D05" w:rsidRPr="00572E96">
              <w:rPr>
                <w:bCs/>
                <w:color w:val="1F497D"/>
              </w:rPr>
              <w:t xml:space="preserve">acquistabili </w:t>
            </w:r>
            <w:r w:rsidR="00FB3E16" w:rsidRPr="00572E96">
              <w:rPr>
                <w:bCs/>
                <w:color w:val="1F497D"/>
              </w:rPr>
              <w:t xml:space="preserve">tutte le garanzie </w:t>
            </w:r>
            <w:r w:rsidR="00FD2D05" w:rsidRPr="00572E96">
              <w:rPr>
                <w:bCs/>
                <w:color w:val="1F497D"/>
              </w:rPr>
              <w:t>che riguardano l’attività</w:t>
            </w:r>
            <w:r w:rsidR="004C04A1" w:rsidRPr="00572E96">
              <w:rPr>
                <w:bCs/>
                <w:color w:val="1F497D"/>
              </w:rPr>
              <w:t>:</w:t>
            </w:r>
            <w:r w:rsidR="00FD2D05" w:rsidRPr="00572E96">
              <w:rPr>
                <w:bCs/>
                <w:color w:val="1F497D"/>
              </w:rPr>
              <w:t xml:space="preserve"> </w:t>
            </w:r>
          </w:p>
          <w:p w14:paraId="36890110" w14:textId="77777777" w:rsidR="00FD2D05" w:rsidRPr="00572E96" w:rsidRDefault="002B5D79" w:rsidP="0044617E">
            <w:pPr>
              <w:pStyle w:val="Paragrafoelenco"/>
              <w:ind w:left="538"/>
              <w:rPr>
                <w:bCs/>
                <w:color w:val="1F497D"/>
              </w:rPr>
            </w:pPr>
            <w:r w:rsidRPr="00572E96">
              <w:rPr>
                <w:bCs/>
                <w:color w:val="1F497D"/>
              </w:rPr>
              <w:sym w:font="Wingdings" w:char="F0E0"/>
            </w:r>
            <w:r w:rsidRPr="00572E96">
              <w:rPr>
                <w:bCs/>
                <w:color w:val="1F497D"/>
              </w:rPr>
              <w:t xml:space="preserve"> </w:t>
            </w:r>
            <w:r w:rsidRPr="00572E96">
              <w:rPr>
                <w:bCs/>
                <w:color w:val="1F497D"/>
                <w:u w:val="single"/>
              </w:rPr>
              <w:t>Acquisto minimo</w:t>
            </w:r>
            <w:r w:rsidRPr="00572E96">
              <w:rPr>
                <w:bCs/>
                <w:color w:val="1F497D"/>
              </w:rPr>
              <w:t xml:space="preserve">: </w:t>
            </w:r>
            <w:r w:rsidR="00FD2D05" w:rsidRPr="00572E96">
              <w:rPr>
                <w:bCs/>
                <w:color w:val="1F497D"/>
              </w:rPr>
              <w:t xml:space="preserve">GARANZIA </w:t>
            </w:r>
            <w:r w:rsidR="00FD2D05" w:rsidRPr="00572E96">
              <w:rPr>
                <w:b/>
                <w:bCs/>
                <w:color w:val="1F497D"/>
              </w:rPr>
              <w:t>RCT</w:t>
            </w:r>
            <w:r w:rsidR="00C10709" w:rsidRPr="00572E96">
              <w:rPr>
                <w:bCs/>
                <w:color w:val="1F497D"/>
              </w:rPr>
              <w:t>;</w:t>
            </w:r>
          </w:p>
          <w:p w14:paraId="40FAA245" w14:textId="591E3AD3" w:rsidR="002C63A9" w:rsidRPr="004A46FF" w:rsidRDefault="002C63A9" w:rsidP="002C63A9">
            <w:pPr>
              <w:ind w:left="884" w:hanging="992"/>
              <w:rPr>
                <w:b/>
                <w:bCs/>
              </w:rPr>
            </w:pPr>
            <w:r w:rsidRPr="00572E96">
              <w:rPr>
                <w:bCs/>
                <w:color w:val="1F497D"/>
              </w:rPr>
              <w:t xml:space="preserve">             </w:t>
            </w:r>
            <w:r w:rsidR="002B5D79" w:rsidRPr="00572E96">
              <w:rPr>
                <w:bCs/>
                <w:color w:val="1F497D"/>
              </w:rPr>
              <w:sym w:font="Wingdings" w:char="F0E0"/>
            </w:r>
            <w:r w:rsidR="002B5D79" w:rsidRPr="00572E96">
              <w:rPr>
                <w:bCs/>
                <w:color w:val="1F497D"/>
                <w:u w:val="single"/>
              </w:rPr>
              <w:t>Altre garanzie acquistabili</w:t>
            </w:r>
            <w:r w:rsidR="002B5D79" w:rsidRPr="00572E96">
              <w:rPr>
                <w:bCs/>
                <w:color w:val="1F497D"/>
              </w:rPr>
              <w:t xml:space="preserve"> (opzionali):</w:t>
            </w:r>
            <w:r w:rsidR="003770C7" w:rsidRPr="00572E96">
              <w:rPr>
                <w:bCs/>
                <w:color w:val="1F497D"/>
              </w:rPr>
              <w:t xml:space="preserve"> </w:t>
            </w:r>
            <w:r w:rsidR="003770C7" w:rsidRPr="00572E96">
              <w:rPr>
                <w:b/>
                <w:bCs/>
                <w:color w:val="1F497D"/>
              </w:rPr>
              <w:t>R</w:t>
            </w:r>
            <w:r w:rsidR="002B5D79" w:rsidRPr="00572E96">
              <w:rPr>
                <w:b/>
                <w:bCs/>
                <w:color w:val="1F497D"/>
              </w:rPr>
              <w:t>CO</w:t>
            </w:r>
            <w:r w:rsidR="002B7AB0" w:rsidRPr="00572E96">
              <w:rPr>
                <w:bCs/>
                <w:color w:val="1F497D"/>
              </w:rPr>
              <w:t xml:space="preserve">; </w:t>
            </w:r>
            <w:r w:rsidR="002B5D79" w:rsidRPr="00572E96">
              <w:rPr>
                <w:b/>
                <w:bCs/>
                <w:color w:val="1F497D"/>
              </w:rPr>
              <w:t>RCP</w:t>
            </w:r>
            <w:r w:rsidR="005642F1" w:rsidRPr="00572E96">
              <w:rPr>
                <w:bCs/>
                <w:color w:val="1F497D"/>
              </w:rPr>
              <w:t xml:space="preserve">; </w:t>
            </w:r>
            <w:r w:rsidR="005642F1" w:rsidRPr="00572E96">
              <w:rPr>
                <w:b/>
                <w:bCs/>
                <w:color w:val="1F497D"/>
              </w:rPr>
              <w:t>CYBER RISK</w:t>
            </w:r>
            <w:r w:rsidR="005642F1" w:rsidRPr="00572E96">
              <w:rPr>
                <w:bCs/>
                <w:color w:val="1F497D"/>
              </w:rPr>
              <w:t xml:space="preserve">; </w:t>
            </w:r>
            <w:r w:rsidR="005642F1" w:rsidRPr="00572E96">
              <w:rPr>
                <w:b/>
                <w:bCs/>
                <w:color w:val="1F497D"/>
              </w:rPr>
              <w:t xml:space="preserve">TUTELA </w:t>
            </w:r>
            <w:r w:rsidR="00F72436" w:rsidRPr="00572E96">
              <w:rPr>
                <w:b/>
                <w:bCs/>
                <w:color w:val="1F497D"/>
              </w:rPr>
              <w:t>LEGALE</w:t>
            </w:r>
          </w:p>
          <w:p w14:paraId="6A301AA3" w14:textId="77777777" w:rsidR="002B5D79" w:rsidRPr="00572E96" w:rsidRDefault="002B5D79" w:rsidP="00FB6653">
            <w:pPr>
              <w:pStyle w:val="Paragrafoelenco"/>
              <w:ind w:left="538"/>
              <w:rPr>
                <w:bCs/>
                <w:color w:val="1F497D"/>
              </w:rPr>
            </w:pPr>
          </w:p>
          <w:p w14:paraId="527ADCCB" w14:textId="77777777" w:rsidR="00C74F74" w:rsidRPr="00572E96" w:rsidRDefault="000D37E8" w:rsidP="00C74F74">
            <w:pPr>
              <w:pStyle w:val="Paragrafoelenco"/>
              <w:ind w:left="538"/>
              <w:rPr>
                <w:bCs/>
                <w:color w:val="1F497D"/>
              </w:rPr>
            </w:pPr>
            <w:r w:rsidRPr="00572E96">
              <w:rPr>
                <w:bCs/>
                <w:color w:val="1F497D"/>
              </w:rPr>
              <w:sym w:font="Wingdings" w:char="F0E0"/>
            </w:r>
            <w:r w:rsidRPr="00572E96">
              <w:rPr>
                <w:bCs/>
                <w:color w:val="1F497D"/>
                <w:u w:val="single"/>
              </w:rPr>
              <w:t>R</w:t>
            </w:r>
            <w:r w:rsidR="00DD0AAF" w:rsidRPr="00572E96">
              <w:rPr>
                <w:bCs/>
                <w:color w:val="1F497D"/>
                <w:u w:val="single"/>
              </w:rPr>
              <w:t>accogliere i dati</w:t>
            </w:r>
            <w:r w:rsidR="00DD0AAF" w:rsidRPr="003D1D53">
              <w:rPr>
                <w:bCs/>
                <w:color w:val="1F497D"/>
              </w:rPr>
              <w:t xml:space="preserve"> </w:t>
            </w:r>
            <w:r w:rsidR="00C74F74" w:rsidRPr="003D1D53">
              <w:rPr>
                <w:bCs/>
                <w:color w:val="1F497D"/>
              </w:rPr>
              <w:t>(</w:t>
            </w:r>
            <w:r w:rsidR="003D1D53" w:rsidRPr="003D1D53">
              <w:rPr>
                <w:bCs/>
                <w:color w:val="1F497D"/>
              </w:rPr>
              <w:t xml:space="preserve">anche nel modulo di polizza) </w:t>
            </w:r>
            <w:r w:rsidR="00C74F74" w:rsidRPr="00572E96">
              <w:rPr>
                <w:bCs/>
                <w:color w:val="1F497D"/>
              </w:rPr>
              <w:t xml:space="preserve">vedasi struttura tariffaria/parametri di cui all’ALLEGATO 2 e 3) inerenti: </w:t>
            </w:r>
          </w:p>
          <w:p w14:paraId="4E754212" w14:textId="77777777" w:rsidR="00ED1DEF" w:rsidRPr="00572E96" w:rsidRDefault="00ED1DEF" w:rsidP="00C74F74">
            <w:pPr>
              <w:pStyle w:val="Paragrafoelenco"/>
              <w:ind w:left="538"/>
              <w:rPr>
                <w:bCs/>
                <w:color w:val="1F497D"/>
                <w:sz w:val="2"/>
              </w:rPr>
            </w:pPr>
          </w:p>
          <w:p w14:paraId="03747CB7" w14:textId="2797AD5B" w:rsidR="00ED1DEF" w:rsidRPr="008D18EB" w:rsidRDefault="00F72436" w:rsidP="00C74F74">
            <w:pPr>
              <w:pStyle w:val="Paragrafoelenco"/>
              <w:numPr>
                <w:ilvl w:val="0"/>
                <w:numId w:val="5"/>
              </w:numPr>
              <w:rPr>
                <w:bCs/>
                <w:color w:val="1F497D"/>
              </w:rPr>
            </w:pPr>
            <w:r w:rsidRPr="008D18EB">
              <w:rPr>
                <w:b/>
                <w:bCs/>
                <w:color w:val="FF0000"/>
                <w:u w:val="single"/>
              </w:rPr>
              <w:t>fatturato complessivo dell’ultimo esercizio” o “stima complessiva in caso di nuove attività”)</w:t>
            </w:r>
            <w:r w:rsidRPr="008D18EB" w:rsidDel="00F72436">
              <w:rPr>
                <w:b/>
                <w:bCs/>
                <w:color w:val="1F497D"/>
              </w:rPr>
              <w:t xml:space="preserve"> </w:t>
            </w:r>
            <w:r w:rsidR="00C74F74" w:rsidRPr="008D18EB">
              <w:rPr>
                <w:bCs/>
                <w:color w:val="1F497D"/>
              </w:rPr>
              <w:t xml:space="preserve"> </w:t>
            </w:r>
            <w:r w:rsidR="00DD0AAF" w:rsidRPr="008D18EB">
              <w:rPr>
                <w:b/>
                <w:bCs/>
                <w:color w:val="FF0000"/>
              </w:rPr>
              <w:t>oltre</w:t>
            </w:r>
            <w:r w:rsidR="00DD0AAF" w:rsidRPr="008D18EB">
              <w:rPr>
                <w:bCs/>
                <w:color w:val="FF0000"/>
              </w:rPr>
              <w:t xml:space="preserve"> </w:t>
            </w:r>
            <w:r w:rsidR="00DD0AAF" w:rsidRPr="008D18EB">
              <w:rPr>
                <w:b/>
                <w:bCs/>
                <w:color w:val="FF0000"/>
                <w:u w:val="single"/>
              </w:rPr>
              <w:t>non assumibile</w:t>
            </w:r>
            <w:r w:rsidR="00DD0AAF" w:rsidRPr="008D18EB">
              <w:rPr>
                <w:bCs/>
                <w:color w:val="1F497D"/>
              </w:rPr>
              <w:t>)</w:t>
            </w:r>
            <w:r w:rsidR="00ED1DEF" w:rsidRPr="008D18EB">
              <w:rPr>
                <w:rFonts w:ascii="Calibri" w:eastAsia="Times New Roman" w:hAnsi="Calibri" w:cs="Calibri"/>
                <w:color w:val="000000"/>
                <w:lang w:eastAsia="it-IT"/>
              </w:rPr>
              <w:t xml:space="preserve"> </w:t>
            </w:r>
          </w:p>
          <w:p w14:paraId="296B5024" w14:textId="77777777" w:rsidR="00ED1DEF" w:rsidRPr="003A1938" w:rsidRDefault="00ED1DEF" w:rsidP="00ED1DEF">
            <w:pPr>
              <w:pStyle w:val="Paragrafoelenco"/>
              <w:ind w:left="1440"/>
              <w:rPr>
                <w:color w:val="1F497D"/>
                <w:sz w:val="8"/>
              </w:rPr>
            </w:pPr>
          </w:p>
          <w:p w14:paraId="73504731" w14:textId="77777777" w:rsidR="00F72436" w:rsidRPr="008D18EB" w:rsidRDefault="00F72436" w:rsidP="00F72436">
            <w:pPr>
              <w:pStyle w:val="Paragrafoelenco"/>
              <w:numPr>
                <w:ilvl w:val="0"/>
                <w:numId w:val="5"/>
              </w:numPr>
              <w:rPr>
                <w:bCs/>
                <w:color w:val="1F497D"/>
              </w:rPr>
            </w:pPr>
            <w:r w:rsidRPr="008D18EB">
              <w:rPr>
                <w:b/>
                <w:bCs/>
                <w:color w:val="FF0000"/>
                <w:u w:val="single"/>
              </w:rPr>
              <w:t>N° addetti</w:t>
            </w:r>
            <w:r w:rsidRPr="008D18EB">
              <w:rPr>
                <w:bCs/>
                <w:color w:val="1F497D"/>
              </w:rPr>
              <w:t xml:space="preserve"> (massimo 20): </w:t>
            </w:r>
            <w:r w:rsidRPr="008D18EB">
              <w:rPr>
                <w:b/>
                <w:bCs/>
                <w:color w:val="FF0000"/>
              </w:rPr>
              <w:t xml:space="preserve">oltre </w:t>
            </w:r>
            <w:r w:rsidR="00651481" w:rsidRPr="008D18EB">
              <w:rPr>
                <w:b/>
                <w:bCs/>
                <w:color w:val="FF0000"/>
              </w:rPr>
              <w:t xml:space="preserve">va in </w:t>
            </w:r>
            <w:r w:rsidRPr="008D18EB">
              <w:rPr>
                <w:b/>
                <w:bCs/>
                <w:color w:val="FF0000"/>
                <w:u w:val="single"/>
              </w:rPr>
              <w:t>R.D</w:t>
            </w:r>
            <w:r w:rsidRPr="003A1938">
              <w:rPr>
                <w:color w:val="FF0000"/>
                <w:u w:val="single"/>
              </w:rPr>
              <w:t>.</w:t>
            </w:r>
          </w:p>
          <w:p w14:paraId="2150B12F" w14:textId="7D5309C6" w:rsidR="002C63A9" w:rsidRPr="00A20E68" w:rsidRDefault="002C63A9" w:rsidP="003A1938">
            <w:pPr>
              <w:rPr>
                <w:bCs/>
                <w:color w:val="1F497D"/>
              </w:rPr>
            </w:pPr>
          </w:p>
          <w:p w14:paraId="2FAA2E51" w14:textId="05B20FBD" w:rsidR="00302F56" w:rsidRDefault="00EE62FC">
            <w:pPr>
              <w:pStyle w:val="Paragrafoelenco"/>
              <w:ind w:left="538" w:hanging="221"/>
              <w:rPr>
                <w:bCs/>
                <w:color w:val="1F497D"/>
              </w:rPr>
            </w:pPr>
            <w:r w:rsidRPr="00EE62FC">
              <w:rPr>
                <w:b/>
                <w:bCs/>
                <w:color w:val="FF0000"/>
              </w:rPr>
              <w:sym w:font="Wingdings" w:char="F0E0"/>
            </w:r>
            <w:r w:rsidRPr="00FD7797">
              <w:rPr>
                <w:b/>
                <w:bCs/>
                <w:color w:val="FF0000"/>
              </w:rPr>
              <w:t xml:space="preserve"> </w:t>
            </w:r>
            <w:r w:rsidR="004C04A1" w:rsidRPr="00572E96">
              <w:rPr>
                <w:b/>
                <w:bCs/>
                <w:color w:val="FF0000"/>
                <w:u w:val="single"/>
              </w:rPr>
              <w:t>ENTRAMB</w:t>
            </w:r>
            <w:r w:rsidR="004F1A37">
              <w:rPr>
                <w:b/>
                <w:bCs/>
                <w:color w:val="FF0000"/>
                <w:u w:val="single"/>
              </w:rPr>
              <w:t>I</w:t>
            </w:r>
            <w:r w:rsidR="004C04A1" w:rsidRPr="00572E96">
              <w:rPr>
                <w:bCs/>
                <w:color w:val="1F497D"/>
              </w:rPr>
              <w:t xml:space="preserve"> </w:t>
            </w:r>
          </w:p>
          <w:p w14:paraId="6873D306" w14:textId="7394DC17" w:rsidR="002B5D79" w:rsidRPr="00572E96" w:rsidRDefault="004F1A37" w:rsidP="002B5D79">
            <w:pPr>
              <w:pStyle w:val="Paragrafoelenco"/>
              <w:ind w:left="538"/>
              <w:rPr>
                <w:bCs/>
                <w:color w:val="1F497D"/>
              </w:rPr>
            </w:pPr>
            <w:r>
              <w:rPr>
                <w:bCs/>
                <w:color w:val="1F497D"/>
              </w:rPr>
              <w:t>Secondo le regole che precedono è possibile acquistare entrambe le sezioni con unico prodotto (beni e attività)</w:t>
            </w:r>
          </w:p>
          <w:p w14:paraId="3E737721" w14:textId="77777777" w:rsidR="0026232D" w:rsidRDefault="0026232D" w:rsidP="002B5D79">
            <w:pPr>
              <w:rPr>
                <w:bCs/>
                <w:color w:val="1F497D"/>
              </w:rPr>
            </w:pPr>
          </w:p>
          <w:p w14:paraId="6EAE00AE" w14:textId="77777777" w:rsidR="00D67A85" w:rsidRPr="00572E96" w:rsidRDefault="00D67A85" w:rsidP="002B5D79">
            <w:pPr>
              <w:rPr>
                <w:bCs/>
                <w:color w:val="1F497D"/>
              </w:rPr>
            </w:pPr>
          </w:p>
          <w:p w14:paraId="245D0F4B" w14:textId="77777777" w:rsidR="0026232D" w:rsidRPr="00572E96" w:rsidRDefault="0026232D" w:rsidP="0026232D">
            <w:pPr>
              <w:autoSpaceDE w:val="0"/>
              <w:autoSpaceDN w:val="0"/>
              <w:adjustRightInd w:val="0"/>
              <w:jc w:val="both"/>
              <w:rPr>
                <w:b/>
                <w:bCs/>
                <w:color w:val="1F497D"/>
                <w:u w:val="single"/>
              </w:rPr>
            </w:pPr>
            <w:r w:rsidRPr="00572E96">
              <w:rPr>
                <w:b/>
                <w:bCs/>
                <w:color w:val="1F497D"/>
                <w:u w:val="single"/>
              </w:rPr>
              <w:t>PREMIO MINIMO</w:t>
            </w:r>
          </w:p>
          <w:p w14:paraId="2120824B" w14:textId="7AD0EF14" w:rsidR="0026232D" w:rsidRPr="008D18EB" w:rsidRDefault="009005B3" w:rsidP="0026232D">
            <w:pPr>
              <w:autoSpaceDE w:val="0"/>
              <w:autoSpaceDN w:val="0"/>
              <w:adjustRightInd w:val="0"/>
              <w:jc w:val="both"/>
              <w:rPr>
                <w:bCs/>
                <w:color w:val="1F497D"/>
              </w:rPr>
            </w:pPr>
            <w:r w:rsidRPr="00707BBA">
              <w:rPr>
                <w:bCs/>
                <w:color w:val="1F497D"/>
              </w:rPr>
              <w:t>P</w:t>
            </w:r>
            <w:r w:rsidR="0026232D" w:rsidRPr="00707BBA">
              <w:rPr>
                <w:bCs/>
                <w:color w:val="1F497D"/>
              </w:rPr>
              <w:t>revisto un premio minimo di polizza</w:t>
            </w:r>
            <w:r w:rsidRPr="00707BBA">
              <w:rPr>
                <w:bCs/>
                <w:color w:val="1F497D"/>
              </w:rPr>
              <w:t xml:space="preserve"> di 200 euro imposte incluse e di 30 euro per rata</w:t>
            </w:r>
            <w:r w:rsidR="0026232D" w:rsidRPr="008D18EB">
              <w:rPr>
                <w:bCs/>
                <w:color w:val="1F497D"/>
              </w:rPr>
              <w:t>. Sono inserite soglie minime assuntive di massimale delle garanzie principali:</w:t>
            </w:r>
          </w:p>
          <w:p w14:paraId="77334D1C" w14:textId="77777777" w:rsidR="0026232D" w:rsidRPr="008D18EB" w:rsidRDefault="0026232D" w:rsidP="00005E56">
            <w:pPr>
              <w:pStyle w:val="Paragrafoelenco"/>
              <w:numPr>
                <w:ilvl w:val="0"/>
                <w:numId w:val="16"/>
              </w:numPr>
              <w:autoSpaceDE w:val="0"/>
              <w:autoSpaceDN w:val="0"/>
              <w:adjustRightInd w:val="0"/>
              <w:jc w:val="both"/>
              <w:rPr>
                <w:bCs/>
                <w:color w:val="1F497D"/>
              </w:rPr>
            </w:pPr>
            <w:r w:rsidRPr="008D18EB">
              <w:rPr>
                <w:bCs/>
                <w:color w:val="1F497D"/>
              </w:rPr>
              <w:t>INCENDIO FABBRICATO/RISCHIO LOCATIVO</w:t>
            </w:r>
            <w:r w:rsidR="004F1A37" w:rsidRPr="008D18EB">
              <w:rPr>
                <w:bCs/>
                <w:color w:val="1F497D"/>
              </w:rPr>
              <w:t>/CONTENUTO</w:t>
            </w:r>
            <w:r w:rsidRPr="008D18EB">
              <w:rPr>
                <w:bCs/>
                <w:color w:val="1F497D"/>
              </w:rPr>
              <w:t>: S.A. MINIMA € 50.000,00</w:t>
            </w:r>
          </w:p>
          <w:p w14:paraId="06223186" w14:textId="08E8905B" w:rsidR="004F1A37" w:rsidRPr="008D18EB" w:rsidRDefault="004F1A37" w:rsidP="00005E56">
            <w:pPr>
              <w:pStyle w:val="Paragrafoelenco"/>
              <w:numPr>
                <w:ilvl w:val="0"/>
                <w:numId w:val="16"/>
              </w:numPr>
              <w:autoSpaceDE w:val="0"/>
              <w:autoSpaceDN w:val="0"/>
              <w:adjustRightInd w:val="0"/>
              <w:jc w:val="both"/>
              <w:rPr>
                <w:bCs/>
                <w:color w:val="1F497D"/>
              </w:rPr>
            </w:pPr>
            <w:r w:rsidRPr="008D18EB">
              <w:rPr>
                <w:bCs/>
                <w:color w:val="1F497D"/>
              </w:rPr>
              <w:t>FURTO: 5.000</w:t>
            </w:r>
          </w:p>
          <w:p w14:paraId="68D28904" w14:textId="77777777" w:rsidR="0026232D" w:rsidRPr="008D18EB" w:rsidRDefault="0026232D" w:rsidP="00005E56">
            <w:pPr>
              <w:pStyle w:val="Paragrafoelenco"/>
              <w:numPr>
                <w:ilvl w:val="0"/>
                <w:numId w:val="16"/>
              </w:numPr>
              <w:autoSpaceDE w:val="0"/>
              <w:autoSpaceDN w:val="0"/>
              <w:adjustRightInd w:val="0"/>
              <w:jc w:val="both"/>
              <w:rPr>
                <w:bCs/>
                <w:color w:val="1F497D"/>
              </w:rPr>
            </w:pPr>
            <w:r w:rsidRPr="008D18EB">
              <w:rPr>
                <w:bCs/>
                <w:color w:val="1F497D"/>
              </w:rPr>
              <w:t>RCT: S.A. MINIMA 500.000€</w:t>
            </w:r>
          </w:p>
          <w:p w14:paraId="6FDF4627" w14:textId="77777777" w:rsidR="0026232D" w:rsidRPr="008D18EB" w:rsidRDefault="0026232D" w:rsidP="0026232D">
            <w:pPr>
              <w:autoSpaceDE w:val="0"/>
              <w:autoSpaceDN w:val="0"/>
              <w:adjustRightInd w:val="0"/>
              <w:jc w:val="both"/>
              <w:rPr>
                <w:bCs/>
                <w:color w:val="1F497D"/>
              </w:rPr>
            </w:pPr>
            <w:r w:rsidRPr="008D18EB">
              <w:rPr>
                <w:bCs/>
                <w:color w:val="1F497D"/>
              </w:rPr>
              <w:t xml:space="preserve"> </w:t>
            </w:r>
          </w:p>
          <w:p w14:paraId="63932EFE" w14:textId="77777777" w:rsidR="0026232D" w:rsidRPr="008D18EB" w:rsidRDefault="0026232D" w:rsidP="0026232D">
            <w:pPr>
              <w:autoSpaceDE w:val="0"/>
              <w:autoSpaceDN w:val="0"/>
              <w:adjustRightInd w:val="0"/>
              <w:jc w:val="both"/>
              <w:rPr>
                <w:b/>
                <w:bCs/>
                <w:color w:val="1F497D"/>
                <w:u w:val="single"/>
              </w:rPr>
            </w:pPr>
            <w:r w:rsidRPr="008D18EB">
              <w:rPr>
                <w:b/>
                <w:bCs/>
                <w:color w:val="1F497D"/>
                <w:u w:val="single"/>
              </w:rPr>
              <w:t xml:space="preserve">INTERESSI DI FRAZIONAMENTO </w:t>
            </w:r>
          </w:p>
          <w:p w14:paraId="207EA49C" w14:textId="3C70BE0D" w:rsidR="0026232D" w:rsidRPr="00572E96" w:rsidRDefault="0026232D" w:rsidP="0026232D">
            <w:pPr>
              <w:autoSpaceDE w:val="0"/>
              <w:autoSpaceDN w:val="0"/>
              <w:adjustRightInd w:val="0"/>
              <w:jc w:val="both"/>
              <w:rPr>
                <w:bCs/>
                <w:color w:val="1F497D"/>
              </w:rPr>
            </w:pPr>
            <w:r w:rsidRPr="008D18EB">
              <w:rPr>
                <w:bCs/>
                <w:color w:val="1F497D"/>
              </w:rPr>
              <w:t>È possibile il frazionamento semestrale</w:t>
            </w:r>
            <w:r w:rsidR="004F1A37" w:rsidRPr="008D18EB">
              <w:rPr>
                <w:bCs/>
                <w:color w:val="1F497D"/>
              </w:rPr>
              <w:t xml:space="preserve"> e mensile senza </w:t>
            </w:r>
            <w:r w:rsidR="00D0569E" w:rsidRPr="008D18EB">
              <w:rPr>
                <w:bCs/>
                <w:color w:val="1F497D"/>
              </w:rPr>
              <w:t>interessi di frazionamento</w:t>
            </w:r>
            <w:r w:rsidR="009005B3" w:rsidRPr="008D18EB">
              <w:rPr>
                <w:bCs/>
                <w:color w:val="1F497D"/>
              </w:rPr>
              <w:t xml:space="preserve">, </w:t>
            </w:r>
            <w:r w:rsidR="009005B3" w:rsidRPr="00707BBA">
              <w:rPr>
                <w:bCs/>
                <w:color w:val="1F497D"/>
              </w:rPr>
              <w:t>purchè appunto l</w:t>
            </w:r>
            <w:r w:rsidR="008D18EB">
              <w:rPr>
                <w:bCs/>
                <w:color w:val="1F497D"/>
              </w:rPr>
              <w:t>a</w:t>
            </w:r>
            <w:r w:rsidR="009005B3" w:rsidRPr="00707BBA">
              <w:rPr>
                <w:bCs/>
                <w:color w:val="1F497D"/>
              </w:rPr>
              <w:t xml:space="preserve"> </w:t>
            </w:r>
            <w:r w:rsidR="008D18EB">
              <w:rPr>
                <w:bCs/>
                <w:color w:val="1F497D"/>
              </w:rPr>
              <w:t xml:space="preserve">singola </w:t>
            </w:r>
            <w:r w:rsidR="009005B3" w:rsidRPr="00707BBA">
              <w:rPr>
                <w:bCs/>
                <w:color w:val="1F497D"/>
              </w:rPr>
              <w:t>rata non sia inferiore a 30 euro imposte incluse</w:t>
            </w:r>
            <w:r w:rsidRPr="00707BBA">
              <w:rPr>
                <w:bCs/>
                <w:color w:val="1F497D"/>
              </w:rPr>
              <w:t>.</w:t>
            </w:r>
          </w:p>
          <w:p w14:paraId="71F32B83" w14:textId="77777777" w:rsidR="00580AD6" w:rsidRPr="00572E96" w:rsidRDefault="00580AD6" w:rsidP="00580AD6">
            <w:pPr>
              <w:autoSpaceDE w:val="0"/>
              <w:autoSpaceDN w:val="0"/>
              <w:adjustRightInd w:val="0"/>
              <w:jc w:val="both"/>
              <w:rPr>
                <w:bCs/>
                <w:color w:val="1F497D"/>
              </w:rPr>
            </w:pPr>
          </w:p>
          <w:p w14:paraId="18D92A51" w14:textId="77777777" w:rsidR="00580AD6" w:rsidRPr="00572E96" w:rsidRDefault="00580AD6" w:rsidP="00580AD6">
            <w:pPr>
              <w:autoSpaceDE w:val="0"/>
              <w:autoSpaceDN w:val="0"/>
              <w:adjustRightInd w:val="0"/>
              <w:jc w:val="both"/>
              <w:rPr>
                <w:bCs/>
                <w:color w:val="1F497D"/>
                <w:u w:val="single"/>
              </w:rPr>
            </w:pPr>
            <w:r w:rsidRPr="00572E96">
              <w:rPr>
                <w:b/>
                <w:bCs/>
                <w:color w:val="1F497D"/>
                <w:u w:val="single"/>
              </w:rPr>
              <w:t>VINCOLO</w:t>
            </w:r>
            <w:r w:rsidRPr="00572E96">
              <w:rPr>
                <w:bCs/>
                <w:color w:val="1F497D"/>
                <w:u w:val="single"/>
              </w:rPr>
              <w:t>:</w:t>
            </w:r>
          </w:p>
          <w:p w14:paraId="5E39244A" w14:textId="77777777" w:rsidR="00580AD6" w:rsidRPr="00572E96" w:rsidRDefault="00580AD6" w:rsidP="00580AD6">
            <w:pPr>
              <w:autoSpaceDE w:val="0"/>
              <w:autoSpaceDN w:val="0"/>
              <w:adjustRightInd w:val="0"/>
              <w:jc w:val="both"/>
              <w:rPr>
                <w:bCs/>
                <w:color w:val="1F497D"/>
              </w:rPr>
            </w:pPr>
            <w:r w:rsidRPr="00572E96">
              <w:rPr>
                <w:bCs/>
                <w:color w:val="1F497D"/>
              </w:rPr>
              <w:lastRenderedPageBreak/>
              <w:t>La polizza</w:t>
            </w:r>
            <w:r w:rsidR="004B269D" w:rsidRPr="00572E96">
              <w:rPr>
                <w:bCs/>
                <w:color w:val="1F497D"/>
              </w:rPr>
              <w:t>, relativamente all’</w:t>
            </w:r>
            <w:r w:rsidR="004B269D" w:rsidRPr="004619D3">
              <w:rPr>
                <w:b/>
                <w:bCs/>
                <w:color w:val="1F497D"/>
              </w:rPr>
              <w:t>immobile assicurato</w:t>
            </w:r>
            <w:r w:rsidRPr="004619D3">
              <w:rPr>
                <w:b/>
                <w:bCs/>
                <w:color w:val="1F497D"/>
              </w:rPr>
              <w:t xml:space="preserve"> </w:t>
            </w:r>
            <w:r w:rsidRPr="00572E96">
              <w:rPr>
                <w:bCs/>
                <w:color w:val="1F497D"/>
              </w:rPr>
              <w:t xml:space="preserve">può essere posta a Vincolo all’Ente Erogatore (in caso di finanziamento). In tal caso bisogna selezionare l’opzione VINCOLO e la polizza nasce con </w:t>
            </w:r>
            <w:r w:rsidRPr="004619D3">
              <w:rPr>
                <w:b/>
                <w:bCs/>
                <w:color w:val="1F497D"/>
                <w:u w:val="single"/>
              </w:rPr>
              <w:t>un’Appendice di Vincolo</w:t>
            </w:r>
            <w:r w:rsidRPr="00572E96">
              <w:rPr>
                <w:bCs/>
                <w:color w:val="1F497D"/>
              </w:rPr>
              <w:t>, allegato al modulo di polizza, il cui testo può essere scelto come segue:</w:t>
            </w:r>
          </w:p>
          <w:p w14:paraId="513213EE" w14:textId="77777777" w:rsidR="00580AD6" w:rsidRPr="00572E96" w:rsidRDefault="00580AD6" w:rsidP="00005E56">
            <w:pPr>
              <w:pStyle w:val="Paragrafoelenco"/>
              <w:numPr>
                <w:ilvl w:val="0"/>
                <w:numId w:val="15"/>
              </w:num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572E96">
              <w:rPr>
                <w:rFonts w:ascii="Arial" w:hAnsi="Arial" w:cs="Arial"/>
                <w:b/>
                <w:sz w:val="18"/>
                <w:szCs w:val="18"/>
              </w:rPr>
              <w:t>Clausola standard</w:t>
            </w:r>
            <w:r w:rsidRPr="00572E96">
              <w:rPr>
                <w:rFonts w:ascii="Arial" w:hAnsi="Arial" w:cs="Arial"/>
                <w:sz w:val="18"/>
                <w:szCs w:val="18"/>
              </w:rPr>
              <w:t xml:space="preserve"> (</w:t>
            </w:r>
            <w:r w:rsidRPr="00572E96">
              <w:rPr>
                <w:bCs/>
                <w:color w:val="1F497D"/>
              </w:rPr>
              <w:t>con un testo fisso proposto dalla Compagnia): consente l’emissione in autonomia</w:t>
            </w:r>
            <w:r w:rsidRPr="00572E96">
              <w:rPr>
                <w:rFonts w:ascii="Arial" w:hAnsi="Arial" w:cs="Arial"/>
                <w:sz w:val="18"/>
                <w:szCs w:val="18"/>
              </w:rPr>
              <w:t>;</w:t>
            </w:r>
          </w:p>
          <w:p w14:paraId="093384A1" w14:textId="77777777" w:rsidR="00580AD6" w:rsidRPr="00572E96" w:rsidRDefault="00580AD6" w:rsidP="00005E56">
            <w:pPr>
              <w:pStyle w:val="Paragrafoelenco"/>
              <w:numPr>
                <w:ilvl w:val="0"/>
                <w:numId w:val="15"/>
              </w:numPr>
              <w:autoSpaceDE w:val="0"/>
              <w:autoSpaceDN w:val="0"/>
              <w:adjustRightInd w:val="0"/>
              <w:jc w:val="both"/>
              <w:rPr>
                <w:bCs/>
                <w:color w:val="1F497D"/>
              </w:rPr>
            </w:pPr>
            <w:r w:rsidRPr="00572E96">
              <w:rPr>
                <w:rFonts w:ascii="Arial" w:hAnsi="Arial" w:cs="Arial"/>
                <w:b/>
                <w:sz w:val="18"/>
                <w:szCs w:val="18"/>
              </w:rPr>
              <w:t>Clausola variabile</w:t>
            </w:r>
            <w:r w:rsidRPr="00572E96">
              <w:rPr>
                <w:rFonts w:ascii="Arial" w:hAnsi="Arial" w:cs="Arial"/>
                <w:sz w:val="18"/>
                <w:szCs w:val="18"/>
              </w:rPr>
              <w:t xml:space="preserve"> (</w:t>
            </w:r>
            <w:r w:rsidRPr="00572E96">
              <w:rPr>
                <w:bCs/>
                <w:color w:val="1F497D"/>
              </w:rPr>
              <w:t>il testo fisso proposto dalla Compagnia può essere modificato): l’emissione non è diretta in quanto la Società si riserva di verificare il contenuto del testo: in questo caso si genera una proposta che va in deroga direzionale;</w:t>
            </w:r>
          </w:p>
          <w:p w14:paraId="1873CEEF" w14:textId="77777777" w:rsidR="00580AD6" w:rsidRDefault="00580AD6" w:rsidP="00005E56">
            <w:pPr>
              <w:pStyle w:val="Paragrafoelenco"/>
              <w:numPr>
                <w:ilvl w:val="0"/>
                <w:numId w:val="15"/>
              </w:numPr>
              <w:autoSpaceDE w:val="0"/>
              <w:autoSpaceDN w:val="0"/>
              <w:adjustRightInd w:val="0"/>
              <w:jc w:val="both"/>
              <w:rPr>
                <w:bCs/>
                <w:color w:val="1F497D"/>
              </w:rPr>
            </w:pPr>
            <w:r w:rsidRPr="00572E96">
              <w:rPr>
                <w:rFonts w:ascii="Arial" w:hAnsi="Arial" w:cs="Arial"/>
                <w:b/>
                <w:sz w:val="18"/>
                <w:szCs w:val="18"/>
              </w:rPr>
              <w:t>Clausola libera</w:t>
            </w:r>
            <w:r w:rsidRPr="00572E96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572E96">
              <w:rPr>
                <w:bCs/>
                <w:color w:val="1F497D"/>
              </w:rPr>
              <w:t>(il testo è interamente digitabile): l’emissione non è diretta in quanto la Società si riserva di verificare il contenuto del testo: anche in questo caso si genera una proposta che va in deroga direzionale.</w:t>
            </w:r>
          </w:p>
          <w:p w14:paraId="2DD67460" w14:textId="77777777" w:rsidR="004F5737" w:rsidRPr="00572E96" w:rsidRDefault="004F5737" w:rsidP="004F5737">
            <w:pPr>
              <w:pStyle w:val="Paragrafoelenco"/>
              <w:autoSpaceDE w:val="0"/>
              <w:autoSpaceDN w:val="0"/>
              <w:adjustRightInd w:val="0"/>
              <w:jc w:val="both"/>
              <w:rPr>
                <w:bCs/>
                <w:color w:val="1F497D"/>
              </w:rPr>
            </w:pPr>
          </w:p>
          <w:p w14:paraId="173B60A4" w14:textId="77777777" w:rsidR="00580AD6" w:rsidRPr="00572E96" w:rsidRDefault="00580AD6" w:rsidP="00580AD6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572E96">
              <w:rPr>
                <w:rFonts w:ascii="Arial" w:hAnsi="Arial" w:cs="Arial"/>
                <w:b/>
                <w:color w:val="ED7D31" w:themeColor="accent2"/>
                <w:sz w:val="18"/>
                <w:szCs w:val="18"/>
                <w:u w:val="dotted"/>
              </w:rPr>
              <w:t>ATTENZIONE</w:t>
            </w:r>
            <w:r w:rsidRPr="00572E96">
              <w:rPr>
                <w:rFonts w:ascii="Arial" w:hAnsi="Arial" w:cs="Arial"/>
                <w:sz w:val="18"/>
                <w:szCs w:val="18"/>
              </w:rPr>
              <w:t xml:space="preserve">: </w:t>
            </w:r>
          </w:p>
          <w:p w14:paraId="5BF73E48" w14:textId="77777777" w:rsidR="00580AD6" w:rsidRPr="00572E96" w:rsidRDefault="00580AD6" w:rsidP="00005E56">
            <w:pPr>
              <w:pStyle w:val="Paragrafoelenco"/>
              <w:numPr>
                <w:ilvl w:val="0"/>
                <w:numId w:val="15"/>
              </w:numPr>
              <w:autoSpaceDE w:val="0"/>
              <w:autoSpaceDN w:val="0"/>
              <w:adjustRightInd w:val="0"/>
              <w:jc w:val="both"/>
              <w:rPr>
                <w:bCs/>
                <w:color w:val="1F497D"/>
              </w:rPr>
            </w:pPr>
            <w:r w:rsidRPr="00572E96">
              <w:rPr>
                <w:bCs/>
                <w:color w:val="1F497D"/>
              </w:rPr>
              <w:t xml:space="preserve">la durata del vincolo è sempre pari alla durata del finanziamento (come indicato nel testo dell’appendice stessa). La data di scadenza da compilare a sistema è tuttavia quella del contratto (ovvero quella annuale). </w:t>
            </w:r>
          </w:p>
          <w:p w14:paraId="371D2DAB" w14:textId="2DC0C0BE" w:rsidR="00580AD6" w:rsidRPr="00572E96" w:rsidRDefault="00580AD6" w:rsidP="00005E56">
            <w:pPr>
              <w:pStyle w:val="Paragrafoelenco"/>
              <w:numPr>
                <w:ilvl w:val="0"/>
                <w:numId w:val="15"/>
              </w:numPr>
              <w:autoSpaceDE w:val="0"/>
              <w:autoSpaceDN w:val="0"/>
              <w:adjustRightInd w:val="0"/>
              <w:jc w:val="both"/>
              <w:rPr>
                <w:bCs/>
                <w:color w:val="1F497D"/>
              </w:rPr>
            </w:pPr>
            <w:r w:rsidRPr="00572E96">
              <w:rPr>
                <w:bCs/>
                <w:color w:val="1F497D"/>
              </w:rPr>
              <w:t xml:space="preserve">è possibile assicurare </w:t>
            </w:r>
            <w:r w:rsidRPr="004619D3">
              <w:rPr>
                <w:b/>
                <w:bCs/>
                <w:color w:val="1F497D"/>
              </w:rPr>
              <w:t>con il medesimo contratto</w:t>
            </w:r>
            <w:r w:rsidR="003D60DB">
              <w:rPr>
                <w:b/>
                <w:bCs/>
                <w:color w:val="1F497D"/>
              </w:rPr>
              <w:t>, in caso di vincolo,</w:t>
            </w:r>
            <w:r w:rsidRPr="00572E96">
              <w:rPr>
                <w:bCs/>
                <w:color w:val="1F497D"/>
              </w:rPr>
              <w:t xml:space="preserve"> </w:t>
            </w:r>
            <w:r w:rsidRPr="004619D3">
              <w:rPr>
                <w:b/>
                <w:bCs/>
                <w:color w:val="1F497D"/>
              </w:rPr>
              <w:t>un solo immobile per volta</w:t>
            </w:r>
            <w:r w:rsidRPr="00572E96">
              <w:rPr>
                <w:bCs/>
                <w:color w:val="1F497D"/>
              </w:rPr>
              <w:t xml:space="preserve"> </w:t>
            </w:r>
          </w:p>
          <w:p w14:paraId="756DC6F8" w14:textId="77777777" w:rsidR="00580AD6" w:rsidRPr="00572E96" w:rsidRDefault="00580AD6" w:rsidP="00005E56">
            <w:pPr>
              <w:pStyle w:val="Paragrafoelenco"/>
              <w:numPr>
                <w:ilvl w:val="0"/>
                <w:numId w:val="15"/>
              </w:numPr>
              <w:autoSpaceDE w:val="0"/>
              <w:autoSpaceDN w:val="0"/>
              <w:adjustRightInd w:val="0"/>
              <w:jc w:val="both"/>
              <w:rPr>
                <w:bCs/>
                <w:color w:val="1F497D"/>
              </w:rPr>
            </w:pPr>
            <w:r w:rsidRPr="00572E96">
              <w:rPr>
                <w:bCs/>
                <w:color w:val="1F497D"/>
              </w:rPr>
              <w:t xml:space="preserve">è </w:t>
            </w:r>
            <w:r w:rsidRPr="004619D3">
              <w:rPr>
                <w:b/>
                <w:bCs/>
                <w:color w:val="1F497D"/>
              </w:rPr>
              <w:t>obbligatorio l’acquisto della garanzia Incendio Fabbricato</w:t>
            </w:r>
          </w:p>
          <w:p w14:paraId="0F770DBC" w14:textId="342F13C4" w:rsidR="00580AD6" w:rsidRPr="00572E96" w:rsidRDefault="00580AD6" w:rsidP="00005E56">
            <w:pPr>
              <w:pStyle w:val="Paragrafoelenco"/>
              <w:numPr>
                <w:ilvl w:val="0"/>
                <w:numId w:val="15"/>
              </w:numPr>
              <w:autoSpaceDE w:val="0"/>
              <w:autoSpaceDN w:val="0"/>
              <w:adjustRightInd w:val="0"/>
              <w:jc w:val="both"/>
              <w:rPr>
                <w:bCs/>
                <w:color w:val="1F497D"/>
              </w:rPr>
            </w:pPr>
            <w:r w:rsidRPr="00572E96">
              <w:rPr>
                <w:bCs/>
                <w:color w:val="1F497D"/>
              </w:rPr>
              <w:t xml:space="preserve">Inoltre </w:t>
            </w:r>
            <w:r w:rsidRPr="004619D3">
              <w:rPr>
                <w:b/>
                <w:bCs/>
                <w:color w:val="1F497D"/>
              </w:rPr>
              <w:t>è possibile apporre il vincolo solo</w:t>
            </w:r>
            <w:r w:rsidR="004B269D" w:rsidRPr="004619D3">
              <w:rPr>
                <w:b/>
                <w:bCs/>
                <w:color w:val="1F497D"/>
              </w:rPr>
              <w:t xml:space="preserve"> se il FRAZIONAMENTO è ANNUO</w:t>
            </w:r>
            <w:r w:rsidR="004B269D" w:rsidRPr="00572E96">
              <w:rPr>
                <w:bCs/>
                <w:color w:val="1F497D"/>
              </w:rPr>
              <w:t xml:space="preserve"> (</w:t>
            </w:r>
            <w:r w:rsidRPr="00572E96">
              <w:rPr>
                <w:bCs/>
                <w:color w:val="1F497D"/>
              </w:rPr>
              <w:t>no semestrale</w:t>
            </w:r>
            <w:r w:rsidR="0097064C">
              <w:rPr>
                <w:bCs/>
                <w:color w:val="1F497D"/>
              </w:rPr>
              <w:t xml:space="preserve"> o mensile</w:t>
            </w:r>
            <w:r w:rsidRPr="00572E96">
              <w:rPr>
                <w:bCs/>
                <w:color w:val="1F497D"/>
              </w:rPr>
              <w:t>)</w:t>
            </w:r>
          </w:p>
          <w:p w14:paraId="65569FAA" w14:textId="77777777" w:rsidR="00924418" w:rsidRDefault="00924418" w:rsidP="00924418">
            <w:pPr>
              <w:autoSpaceDE w:val="0"/>
              <w:autoSpaceDN w:val="0"/>
              <w:adjustRightInd w:val="0"/>
              <w:jc w:val="both"/>
              <w:rPr>
                <w:b/>
                <w:bCs/>
                <w:color w:val="1F497D"/>
                <w:u w:val="single"/>
              </w:rPr>
            </w:pPr>
          </w:p>
          <w:p w14:paraId="473829B4" w14:textId="77777777" w:rsidR="00924418" w:rsidRPr="00DC69E0" w:rsidRDefault="00924418" w:rsidP="00924418">
            <w:pPr>
              <w:autoSpaceDE w:val="0"/>
              <w:autoSpaceDN w:val="0"/>
              <w:adjustRightInd w:val="0"/>
              <w:jc w:val="both"/>
              <w:rPr>
                <w:bCs/>
                <w:color w:val="1F497D"/>
                <w:u w:val="single"/>
              </w:rPr>
            </w:pPr>
            <w:r w:rsidRPr="00DC69E0">
              <w:rPr>
                <w:b/>
                <w:bCs/>
                <w:color w:val="1F497D"/>
                <w:u w:val="single"/>
              </w:rPr>
              <w:t>VINCOLO</w:t>
            </w:r>
            <w:r w:rsidRPr="00DC69E0">
              <w:rPr>
                <w:bCs/>
                <w:color w:val="1F497D"/>
                <w:u w:val="single"/>
              </w:rPr>
              <w:t xml:space="preserve"> </w:t>
            </w:r>
            <w:r w:rsidRPr="004F5737">
              <w:rPr>
                <w:b/>
                <w:bCs/>
                <w:color w:val="1F497D"/>
                <w:u w:val="single"/>
              </w:rPr>
              <w:t>PER BENE IN LEASING</w:t>
            </w:r>
            <w:r w:rsidRPr="00DC69E0">
              <w:rPr>
                <w:bCs/>
                <w:color w:val="1F497D"/>
                <w:u w:val="single"/>
              </w:rPr>
              <w:t xml:space="preserve"> </w:t>
            </w:r>
          </w:p>
          <w:p w14:paraId="50A4BC46" w14:textId="77777777" w:rsidR="00924418" w:rsidRPr="004619D3" w:rsidRDefault="00924418" w:rsidP="00924418">
            <w:pPr>
              <w:autoSpaceDE w:val="0"/>
              <w:autoSpaceDN w:val="0"/>
              <w:adjustRightInd w:val="0"/>
              <w:jc w:val="both"/>
              <w:rPr>
                <w:bCs/>
                <w:color w:val="1F497D"/>
              </w:rPr>
            </w:pPr>
            <w:r w:rsidRPr="004619D3">
              <w:rPr>
                <w:bCs/>
                <w:color w:val="1F497D"/>
              </w:rPr>
              <w:t>(M</w:t>
            </w:r>
            <w:r w:rsidRPr="00DC69E0">
              <w:rPr>
                <w:bCs/>
                <w:color w:val="1F497D"/>
              </w:rPr>
              <w:t>acchinari</w:t>
            </w:r>
            <w:r w:rsidRPr="004619D3">
              <w:rPr>
                <w:bCs/>
                <w:color w:val="1F497D"/>
              </w:rPr>
              <w:t xml:space="preserve"> o attrezzature </w:t>
            </w:r>
            <w:r w:rsidRPr="00DC69E0">
              <w:rPr>
                <w:bCs/>
                <w:color w:val="1F497D"/>
              </w:rPr>
              <w:t>utilizzati dall’Assicurato nell’esercizio dell’Attività dichiarata in polizza, che sono oggetto di un contratto di locazione finanziaria)</w:t>
            </w:r>
          </w:p>
          <w:p w14:paraId="5AD7BA1F" w14:textId="77777777" w:rsidR="00924418" w:rsidRPr="00572E96" w:rsidRDefault="00B6310B" w:rsidP="001B3D99">
            <w:pPr>
              <w:autoSpaceDE w:val="0"/>
              <w:autoSpaceDN w:val="0"/>
              <w:adjustRightInd w:val="0"/>
              <w:jc w:val="both"/>
              <w:rPr>
                <w:bCs/>
                <w:color w:val="1F497D"/>
              </w:rPr>
            </w:pPr>
            <w:r w:rsidRPr="00B6310B">
              <w:rPr>
                <w:bCs/>
                <w:color w:val="1F497D"/>
              </w:rPr>
              <w:sym w:font="Wingdings" w:char="F0E0"/>
            </w:r>
            <w:r w:rsidR="00C63A34" w:rsidRPr="00DC69E0">
              <w:rPr>
                <w:bCs/>
                <w:color w:val="1F497D"/>
              </w:rPr>
              <w:t xml:space="preserve">In caso di necessità di Vincolo di un </w:t>
            </w:r>
            <w:r w:rsidR="00C63A34" w:rsidRPr="004619D3">
              <w:rPr>
                <w:b/>
                <w:bCs/>
                <w:i/>
                <w:color w:val="1F497D"/>
              </w:rPr>
              <w:t>bene in leasing</w:t>
            </w:r>
            <w:r w:rsidR="00C63A34" w:rsidRPr="00DC69E0">
              <w:rPr>
                <w:bCs/>
                <w:color w:val="1F497D"/>
              </w:rPr>
              <w:t xml:space="preserve"> facente parte della “partita” </w:t>
            </w:r>
            <w:r w:rsidR="00C63A34" w:rsidRPr="004619D3">
              <w:rPr>
                <w:bCs/>
                <w:i/>
                <w:color w:val="1F497D"/>
              </w:rPr>
              <w:t>contenuto</w:t>
            </w:r>
            <w:r w:rsidR="00924418" w:rsidRPr="004619D3">
              <w:rPr>
                <w:bCs/>
                <w:i/>
                <w:color w:val="1F497D"/>
              </w:rPr>
              <w:t xml:space="preserve"> (</w:t>
            </w:r>
            <w:r>
              <w:rPr>
                <w:bCs/>
                <w:i/>
                <w:color w:val="1F497D"/>
              </w:rPr>
              <w:t xml:space="preserve">bene </w:t>
            </w:r>
            <w:r w:rsidR="00924418" w:rsidRPr="004619D3">
              <w:rPr>
                <w:bCs/>
                <w:i/>
                <w:color w:val="1F497D"/>
              </w:rPr>
              <w:t>non già assicurato)</w:t>
            </w:r>
            <w:r w:rsidR="00C63A34" w:rsidRPr="00DC69E0">
              <w:rPr>
                <w:bCs/>
                <w:color w:val="1F497D"/>
              </w:rPr>
              <w:t>, verrà emessa</w:t>
            </w:r>
            <w:r w:rsidR="00924418" w:rsidRPr="004619D3">
              <w:rPr>
                <w:bCs/>
                <w:color w:val="1F497D"/>
              </w:rPr>
              <w:t>,</w:t>
            </w:r>
            <w:r w:rsidR="00C63A34" w:rsidRPr="00DC69E0">
              <w:rPr>
                <w:bCs/>
                <w:color w:val="1F497D"/>
              </w:rPr>
              <w:t xml:space="preserve"> </w:t>
            </w:r>
            <w:r w:rsidR="00C63A34" w:rsidRPr="004619D3">
              <w:rPr>
                <w:b/>
                <w:bCs/>
                <w:color w:val="1F497D"/>
              </w:rPr>
              <w:t>su richiesta</w:t>
            </w:r>
            <w:r w:rsidR="00C63A34" w:rsidRPr="00DC69E0">
              <w:rPr>
                <w:bCs/>
                <w:color w:val="1F497D"/>
              </w:rPr>
              <w:t xml:space="preserve">, </w:t>
            </w:r>
            <w:r w:rsidR="00C63A34" w:rsidRPr="004619D3">
              <w:rPr>
                <w:bCs/>
                <w:color w:val="1F497D"/>
                <w:u w:val="single"/>
              </w:rPr>
              <w:t>apposita appendice dalla direzione</w:t>
            </w:r>
            <w:r w:rsidR="00C63A34" w:rsidRPr="00DC69E0">
              <w:rPr>
                <w:bCs/>
                <w:color w:val="1F497D"/>
              </w:rPr>
              <w:t xml:space="preserve"> con </w:t>
            </w:r>
            <w:r w:rsidR="00C63A34" w:rsidRPr="004619D3">
              <w:rPr>
                <w:b/>
                <w:bCs/>
                <w:color w:val="1F497D"/>
              </w:rPr>
              <w:t>l’identificazione del bene</w:t>
            </w:r>
            <w:r w:rsidR="00C63A34" w:rsidRPr="00DC69E0">
              <w:rPr>
                <w:bCs/>
                <w:color w:val="1F497D"/>
              </w:rPr>
              <w:t xml:space="preserve"> </w:t>
            </w:r>
            <w:r w:rsidR="00C63A34" w:rsidRPr="004619D3">
              <w:rPr>
                <w:bCs/>
                <w:color w:val="1F497D"/>
              </w:rPr>
              <w:t xml:space="preserve">in leasing </w:t>
            </w:r>
            <w:r w:rsidR="00C63A34" w:rsidRPr="00DC69E0">
              <w:rPr>
                <w:bCs/>
                <w:color w:val="1F497D"/>
              </w:rPr>
              <w:t>posto a vincolo.</w:t>
            </w:r>
          </w:p>
        </w:tc>
      </w:tr>
      <w:tr w:rsidR="003D1D53" w:rsidRPr="00572E96" w14:paraId="1264E1D5" w14:textId="77777777" w:rsidTr="003D1D53">
        <w:trPr>
          <w:trHeight w:val="645"/>
        </w:trPr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80CD7B3" w14:textId="77777777" w:rsidR="003D1D53" w:rsidRPr="00572E96" w:rsidRDefault="00FB0061" w:rsidP="008B0B5A">
            <w:pPr>
              <w:rPr>
                <w:b/>
              </w:rPr>
            </w:pPr>
            <w:r w:rsidRPr="00FB0061">
              <w:rPr>
                <w:b/>
              </w:rPr>
              <w:lastRenderedPageBreak/>
              <w:t>Dichiarazioni in fase assuntiva</w:t>
            </w:r>
          </w:p>
        </w:tc>
        <w:tc>
          <w:tcPr>
            <w:tcW w:w="9072" w:type="dxa"/>
            <w:tcBorders>
              <w:bottom w:val="single" w:sz="4" w:space="0" w:color="auto"/>
            </w:tcBorders>
            <w:vAlign w:val="center"/>
          </w:tcPr>
          <w:p w14:paraId="4FBBE1CA" w14:textId="77777777" w:rsidR="003D1D53" w:rsidRDefault="003D1D53" w:rsidP="00D83020">
            <w:pPr>
              <w:rPr>
                <w:b/>
                <w:bCs/>
                <w:color w:val="1F497D"/>
                <w:u w:val="single"/>
              </w:rPr>
            </w:pPr>
            <w:r>
              <w:rPr>
                <w:b/>
                <w:bCs/>
                <w:color w:val="1F497D"/>
                <w:u w:val="single"/>
              </w:rPr>
              <w:t>In fase assuntiva devono essere poste (e raccolte sul modulo</w:t>
            </w:r>
            <w:r w:rsidR="006213CE">
              <w:rPr>
                <w:b/>
                <w:bCs/>
                <w:color w:val="1F497D"/>
                <w:u w:val="single"/>
              </w:rPr>
              <w:t xml:space="preserve"> di polizza</w:t>
            </w:r>
            <w:r>
              <w:rPr>
                <w:b/>
                <w:bCs/>
                <w:color w:val="1F497D"/>
                <w:u w:val="single"/>
              </w:rPr>
              <w:t xml:space="preserve">) le seguenti </w:t>
            </w:r>
            <w:r w:rsidR="006213CE">
              <w:rPr>
                <w:b/>
                <w:bCs/>
                <w:color w:val="1F497D"/>
                <w:u w:val="single"/>
              </w:rPr>
              <w:t xml:space="preserve">3 </w:t>
            </w:r>
            <w:r>
              <w:rPr>
                <w:b/>
                <w:bCs/>
                <w:color w:val="1F497D"/>
                <w:u w:val="single"/>
              </w:rPr>
              <w:t>dichiarazioni:</w:t>
            </w:r>
          </w:p>
          <w:p w14:paraId="75D1F492" w14:textId="77777777" w:rsidR="003D1D53" w:rsidRDefault="003D1D53" w:rsidP="003D1D53">
            <w:pPr>
              <w:rPr>
                <w:color w:val="1F497D"/>
              </w:rPr>
            </w:pPr>
          </w:p>
          <w:p w14:paraId="12A07E5A" w14:textId="77777777" w:rsidR="006213CE" w:rsidRPr="006213CE" w:rsidRDefault="006213CE" w:rsidP="006213CE">
            <w:pPr>
              <w:jc w:val="both"/>
              <w:rPr>
                <w:rFonts w:ascii="Arial" w:eastAsia="Batang" w:hAnsi="Arial" w:cs="Arial"/>
                <w:smallCaps/>
                <w:sz w:val="16"/>
                <w:szCs w:val="16"/>
              </w:rPr>
            </w:pPr>
            <w:r w:rsidRPr="006213CE">
              <w:rPr>
                <w:rFonts w:ascii="Arial" w:eastAsia="Batang" w:hAnsi="Arial" w:cs="Arial"/>
                <w:b/>
                <w:smallCaps/>
                <w:sz w:val="16"/>
                <w:szCs w:val="16"/>
              </w:rPr>
              <w:t>Che nel triennio precedente all’emissione del presente contratto</w:t>
            </w:r>
            <w:r w:rsidRPr="006213CE">
              <w:rPr>
                <w:rFonts w:ascii="Arial" w:eastAsia="Batang" w:hAnsi="Arial" w:cs="Arial"/>
                <w:smallCaps/>
                <w:sz w:val="16"/>
                <w:szCs w:val="16"/>
              </w:rPr>
              <w:t>:</w:t>
            </w:r>
          </w:p>
          <w:p w14:paraId="321BF92B" w14:textId="77777777" w:rsidR="006213CE" w:rsidRPr="006213CE" w:rsidRDefault="006213CE" w:rsidP="00C21F08">
            <w:pPr>
              <w:pStyle w:val="Paragrafoelenco"/>
              <w:numPr>
                <w:ilvl w:val="0"/>
                <w:numId w:val="26"/>
              </w:numPr>
              <w:ind w:left="459" w:hanging="284"/>
              <w:contextualSpacing w:val="0"/>
              <w:jc w:val="both"/>
              <w:rPr>
                <w:rFonts w:ascii="Arial" w:eastAsia="Batang" w:hAnsi="Arial" w:cs="Arial"/>
                <w:smallCaps/>
                <w:sz w:val="16"/>
                <w:szCs w:val="16"/>
              </w:rPr>
            </w:pPr>
            <w:r w:rsidRPr="006213CE">
              <w:rPr>
                <w:rFonts w:ascii="Arial" w:eastAsia="Batang" w:hAnsi="Arial" w:cs="Arial"/>
                <w:b/>
                <w:smallCaps/>
                <w:sz w:val="16"/>
                <w:szCs w:val="16"/>
              </w:rPr>
              <w:t>non vi sono state coperture assicurative, sul medesimo rischio, annullate da parte dell’assicuratore</w:t>
            </w:r>
            <w:r w:rsidRPr="006213CE">
              <w:rPr>
                <w:rFonts w:ascii="Arial" w:eastAsia="Batang" w:hAnsi="Arial" w:cs="Arial"/>
                <w:smallCaps/>
                <w:sz w:val="16"/>
                <w:szCs w:val="16"/>
              </w:rPr>
              <w:t>;</w:t>
            </w:r>
          </w:p>
          <w:p w14:paraId="7632C27B" w14:textId="3992FA98" w:rsidR="006213CE" w:rsidRPr="00C21F08" w:rsidRDefault="006213CE" w:rsidP="00C21F08">
            <w:pPr>
              <w:pStyle w:val="Paragrafoelenco"/>
              <w:numPr>
                <w:ilvl w:val="0"/>
                <w:numId w:val="26"/>
              </w:numPr>
              <w:ind w:left="459" w:hanging="284"/>
              <w:contextualSpacing w:val="0"/>
              <w:jc w:val="both"/>
              <w:rPr>
                <w:rFonts w:ascii="Arial" w:eastAsia="Batang" w:hAnsi="Arial" w:cs="Arial"/>
                <w:smallCaps/>
                <w:sz w:val="16"/>
                <w:szCs w:val="16"/>
              </w:rPr>
            </w:pPr>
            <w:r w:rsidRPr="005537E6">
              <w:rPr>
                <w:rFonts w:ascii="Arial" w:eastAsia="Batang" w:hAnsi="Arial" w:cs="Arial"/>
                <w:b/>
                <w:smallCaps/>
                <w:sz w:val="16"/>
                <w:szCs w:val="16"/>
              </w:rPr>
              <w:t xml:space="preserve">non si sono verificati eventi dannosi, </w:t>
            </w:r>
            <w:r w:rsidRPr="00C21F08">
              <w:rPr>
                <w:rFonts w:ascii="Arial" w:eastAsia="Batang" w:hAnsi="Arial" w:cs="Arial"/>
                <w:b/>
                <w:smallCaps/>
                <w:sz w:val="16"/>
                <w:szCs w:val="16"/>
              </w:rPr>
              <w:t>sul medesimo rischio, inerenti le</w:t>
            </w:r>
            <w:r w:rsidR="005F0330" w:rsidRPr="00C21F08">
              <w:rPr>
                <w:rFonts w:ascii="Arial" w:eastAsia="Batang" w:hAnsi="Arial" w:cs="Arial"/>
                <w:b/>
                <w:smallCaps/>
                <w:sz w:val="16"/>
                <w:szCs w:val="16"/>
              </w:rPr>
              <w:t xml:space="preserve"> </w:t>
            </w:r>
            <w:r w:rsidRPr="00C21F08">
              <w:rPr>
                <w:rFonts w:ascii="Arial" w:eastAsia="Batang" w:hAnsi="Arial" w:cs="Arial"/>
                <w:b/>
                <w:smallCaps/>
                <w:sz w:val="16"/>
                <w:szCs w:val="16"/>
              </w:rPr>
              <w:t xml:space="preserve">garanzie </w:t>
            </w:r>
            <w:r w:rsidR="004F1A37" w:rsidRPr="00C21F08">
              <w:rPr>
                <w:rFonts w:ascii="Arial" w:eastAsia="Batang" w:hAnsi="Arial" w:cs="Arial"/>
                <w:b/>
                <w:smallCaps/>
                <w:sz w:val="16"/>
                <w:szCs w:val="16"/>
              </w:rPr>
              <w:t xml:space="preserve">assicurate </w:t>
            </w:r>
            <w:r w:rsidRPr="00C21F08">
              <w:rPr>
                <w:rFonts w:ascii="Arial" w:eastAsia="Batang" w:hAnsi="Arial" w:cs="Arial"/>
                <w:b/>
                <w:smallCaps/>
                <w:sz w:val="16"/>
                <w:szCs w:val="16"/>
              </w:rPr>
              <w:t>dalla presente polizza</w:t>
            </w:r>
            <w:r w:rsidR="004F1A37" w:rsidRPr="00C21F08">
              <w:rPr>
                <w:rFonts w:ascii="Arial" w:eastAsia="Batang" w:hAnsi="Arial" w:cs="Arial"/>
                <w:b/>
                <w:smallCaps/>
                <w:sz w:val="16"/>
                <w:szCs w:val="16"/>
              </w:rPr>
              <w:t xml:space="preserve"> che abbiano compor</w:t>
            </w:r>
            <w:r w:rsidR="003D60DB">
              <w:rPr>
                <w:rFonts w:ascii="Arial" w:eastAsia="Batang" w:hAnsi="Arial" w:cs="Arial"/>
                <w:b/>
                <w:smallCaps/>
                <w:sz w:val="16"/>
                <w:szCs w:val="16"/>
              </w:rPr>
              <w:t>t</w:t>
            </w:r>
            <w:r w:rsidR="004F1A37" w:rsidRPr="00C21F08">
              <w:rPr>
                <w:rFonts w:ascii="Arial" w:eastAsia="Batang" w:hAnsi="Arial" w:cs="Arial"/>
                <w:b/>
                <w:smallCaps/>
                <w:sz w:val="16"/>
                <w:szCs w:val="16"/>
              </w:rPr>
              <w:t>ato la liquidazione</w:t>
            </w:r>
            <w:r w:rsidR="00105BC5" w:rsidRPr="00C21F08">
              <w:rPr>
                <w:rFonts w:ascii="Arial" w:eastAsia="Batang" w:hAnsi="Arial" w:cs="Arial"/>
                <w:b/>
                <w:smallCaps/>
                <w:sz w:val="16"/>
                <w:szCs w:val="16"/>
              </w:rPr>
              <w:t>,</w:t>
            </w:r>
            <w:r w:rsidR="004F1A37" w:rsidRPr="00C21F08">
              <w:rPr>
                <w:rFonts w:ascii="Arial" w:eastAsia="Batang" w:hAnsi="Arial" w:cs="Arial"/>
                <w:b/>
                <w:smallCaps/>
                <w:sz w:val="16"/>
                <w:szCs w:val="16"/>
              </w:rPr>
              <w:t xml:space="preserve"> </w:t>
            </w:r>
            <w:r w:rsidR="00105BC5" w:rsidRPr="00C21F08">
              <w:rPr>
                <w:rFonts w:ascii="Arial" w:eastAsia="Batang" w:hAnsi="Arial" w:cs="Arial"/>
                <w:b/>
                <w:smallCaps/>
                <w:sz w:val="16"/>
                <w:szCs w:val="16"/>
              </w:rPr>
              <w:t>negli ultimi 3 anni,</w:t>
            </w:r>
            <w:r w:rsidR="004F1A37" w:rsidRPr="00C21F08">
              <w:rPr>
                <w:rFonts w:ascii="Arial" w:eastAsia="Batang" w:hAnsi="Arial" w:cs="Arial"/>
                <w:b/>
                <w:smallCaps/>
                <w:sz w:val="16"/>
                <w:szCs w:val="16"/>
              </w:rPr>
              <w:t xml:space="preserve"> </w:t>
            </w:r>
            <w:r w:rsidR="00105BC5" w:rsidRPr="00C21F08">
              <w:rPr>
                <w:rFonts w:ascii="Arial" w:eastAsia="Batang" w:hAnsi="Arial" w:cs="Arial"/>
                <w:b/>
                <w:smallCaps/>
                <w:sz w:val="16"/>
                <w:szCs w:val="16"/>
              </w:rPr>
              <w:t xml:space="preserve">di </w:t>
            </w:r>
            <w:r w:rsidR="004F1A37" w:rsidRPr="00C21F08">
              <w:rPr>
                <w:rFonts w:ascii="Arial" w:eastAsia="Batang" w:hAnsi="Arial" w:cs="Arial"/>
                <w:b/>
                <w:smallCaps/>
                <w:sz w:val="16"/>
                <w:szCs w:val="16"/>
              </w:rPr>
              <w:t xml:space="preserve">sinistri, di importo complessivo (pagato o attualmente riservato) superiore ad euro </w:t>
            </w:r>
            <w:r w:rsidR="00105BC5" w:rsidRPr="00C21F08">
              <w:rPr>
                <w:rFonts w:ascii="Arial" w:eastAsia="Batang" w:hAnsi="Arial" w:cs="Arial"/>
                <w:b/>
                <w:smallCaps/>
                <w:sz w:val="16"/>
                <w:szCs w:val="16"/>
              </w:rPr>
              <w:t>1</w:t>
            </w:r>
            <w:r w:rsidR="004F1A37" w:rsidRPr="00C21F08">
              <w:rPr>
                <w:rFonts w:ascii="Arial" w:eastAsia="Batang" w:hAnsi="Arial" w:cs="Arial"/>
                <w:b/>
                <w:smallCaps/>
                <w:sz w:val="16"/>
                <w:szCs w:val="16"/>
              </w:rPr>
              <w:t>.000</w:t>
            </w:r>
            <w:r w:rsidRPr="00C21F08">
              <w:rPr>
                <w:rFonts w:ascii="Arial" w:eastAsia="Batang" w:hAnsi="Arial" w:cs="Arial"/>
                <w:smallCaps/>
                <w:sz w:val="16"/>
                <w:szCs w:val="16"/>
              </w:rPr>
              <w:t>.</w:t>
            </w:r>
          </w:p>
          <w:p w14:paraId="233BF2A6" w14:textId="77777777" w:rsidR="006213CE" w:rsidRDefault="006213CE" w:rsidP="00C21F08">
            <w:pPr>
              <w:pStyle w:val="Paragrafoelenco"/>
              <w:numPr>
                <w:ilvl w:val="0"/>
                <w:numId w:val="25"/>
              </w:numPr>
              <w:ind w:left="0" w:hanging="284"/>
              <w:contextualSpacing w:val="0"/>
              <w:jc w:val="both"/>
              <w:rPr>
                <w:rFonts w:ascii="Arial" w:eastAsia="Batang" w:hAnsi="Arial" w:cs="Arial"/>
                <w:b/>
                <w:smallCaps/>
                <w:sz w:val="16"/>
                <w:szCs w:val="16"/>
              </w:rPr>
            </w:pPr>
            <w:r>
              <w:rPr>
                <w:rFonts w:ascii="Arial" w:eastAsia="Batang" w:hAnsi="Arial" w:cs="Arial"/>
                <w:b/>
                <w:smallCaps/>
                <w:sz w:val="16"/>
                <w:szCs w:val="16"/>
              </w:rPr>
              <w:t xml:space="preserve"> </w:t>
            </w:r>
          </w:p>
          <w:p w14:paraId="4DD88340" w14:textId="77777777" w:rsidR="006213CE" w:rsidRPr="00B91338" w:rsidRDefault="006213CE" w:rsidP="00C21F08">
            <w:pPr>
              <w:pStyle w:val="Paragrafoelenco"/>
              <w:numPr>
                <w:ilvl w:val="0"/>
                <w:numId w:val="25"/>
              </w:numPr>
              <w:ind w:left="0" w:hanging="284"/>
              <w:contextualSpacing w:val="0"/>
              <w:jc w:val="both"/>
              <w:rPr>
                <w:rFonts w:ascii="Arial" w:eastAsia="Batang" w:hAnsi="Arial" w:cs="Arial"/>
                <w:b/>
                <w:smallCaps/>
                <w:sz w:val="16"/>
                <w:szCs w:val="16"/>
              </w:rPr>
            </w:pPr>
            <w:r w:rsidRPr="00B91338">
              <w:rPr>
                <w:rFonts w:ascii="Arial" w:eastAsia="Batang" w:hAnsi="Arial" w:cs="Arial"/>
                <w:b/>
                <w:smallCaps/>
                <w:sz w:val="16"/>
                <w:szCs w:val="16"/>
              </w:rPr>
              <w:t xml:space="preserve">Che al momento della stipula di questo contratto non ha ricevuto comunicazioni, richieste e notifiche che possano configurare un sinistro quale definite in questa polizza e di non essere a conoscenza di </w:t>
            </w:r>
            <w:r>
              <w:rPr>
                <w:rFonts w:ascii="Arial" w:eastAsia="Batang" w:hAnsi="Arial" w:cs="Arial"/>
                <w:b/>
                <w:smallCaps/>
                <w:sz w:val="16"/>
                <w:szCs w:val="16"/>
              </w:rPr>
              <w:t>eventi</w:t>
            </w:r>
            <w:r w:rsidRPr="00B91338">
              <w:rPr>
                <w:rFonts w:ascii="Arial" w:eastAsia="Batang" w:hAnsi="Arial" w:cs="Arial"/>
                <w:b/>
                <w:smallCaps/>
                <w:sz w:val="16"/>
                <w:szCs w:val="16"/>
              </w:rPr>
              <w:t xml:space="preserve"> o circostanze che possano dare origine ad una richiesta di risarcimento</w:t>
            </w:r>
            <w:r>
              <w:rPr>
                <w:rFonts w:ascii="Arial" w:eastAsia="Batang" w:hAnsi="Arial" w:cs="Arial"/>
                <w:b/>
                <w:smallCaps/>
                <w:sz w:val="16"/>
                <w:szCs w:val="16"/>
              </w:rPr>
              <w:t>.</w:t>
            </w:r>
          </w:p>
          <w:p w14:paraId="063009E4" w14:textId="77777777" w:rsidR="006213CE" w:rsidRPr="00A46AF8" w:rsidRDefault="006213CE" w:rsidP="003D1D53">
            <w:pPr>
              <w:rPr>
                <w:rFonts w:cstheme="minorHAnsi"/>
                <w:color w:val="1F497D"/>
              </w:rPr>
            </w:pPr>
          </w:p>
          <w:p w14:paraId="7BF828EC" w14:textId="77777777" w:rsidR="006213CE" w:rsidRPr="00695901" w:rsidRDefault="006213CE" w:rsidP="003D1D53">
            <w:pPr>
              <w:rPr>
                <w:rFonts w:cstheme="minorHAnsi"/>
                <w:color w:val="1F497D"/>
              </w:rPr>
            </w:pPr>
            <w:r w:rsidRPr="00695901">
              <w:rPr>
                <w:rFonts w:cstheme="minorHAnsi"/>
                <w:color w:val="1F497D"/>
              </w:rPr>
              <w:t>Pertanto in procedura devono essere raccolte le conferme (in assenza di conferma si va in deroga direzionale):</w:t>
            </w:r>
          </w:p>
          <w:p w14:paraId="7A46CF4E" w14:textId="77777777" w:rsidR="006213CE" w:rsidRPr="00695901" w:rsidRDefault="006213CE" w:rsidP="003D1D53">
            <w:pPr>
              <w:rPr>
                <w:rFonts w:cstheme="minorHAnsi"/>
                <w:color w:val="1F497D"/>
              </w:rPr>
            </w:pPr>
          </w:p>
          <w:p w14:paraId="098BE0FF" w14:textId="77777777" w:rsidR="003D1D53" w:rsidRPr="00A46AF8" w:rsidRDefault="00FB0061" w:rsidP="00C21F08">
            <w:pPr>
              <w:pStyle w:val="Paragrafoelenco"/>
              <w:numPr>
                <w:ilvl w:val="0"/>
                <w:numId w:val="24"/>
              </w:num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color w:val="1F497D"/>
              </w:rPr>
            </w:pPr>
            <w:r w:rsidRPr="00FB0061">
              <w:rPr>
                <w:rFonts w:eastAsia="Batang" w:cstheme="minorHAnsi"/>
                <w:b/>
                <w:smallCaps/>
              </w:rPr>
              <w:t>IL CONTRAENTE DICHIARA che nel triennio precedente all’emissione del presente contratto NON vi sono state coperture assicurative, sul medesimo rischio, annullate da parte dell’assicuratore</w:t>
            </w:r>
            <w:r w:rsidR="00630321" w:rsidRPr="00A46AF8">
              <w:rPr>
                <w:rFonts w:cstheme="minorHAnsi"/>
                <w:bCs/>
                <w:color w:val="1F497D"/>
              </w:rPr>
              <w:t>.</w:t>
            </w:r>
          </w:p>
          <w:p w14:paraId="56433B47" w14:textId="77777777" w:rsidR="003D1D53" w:rsidRPr="00EE62FC" w:rsidRDefault="00FB0061" w:rsidP="003D1D53">
            <w:pPr>
              <w:pStyle w:val="Paragrafoelenco"/>
              <w:spacing w:after="160" w:line="259" w:lineRule="auto"/>
              <w:rPr>
                <w:rFonts w:cstheme="minorHAnsi"/>
                <w:b/>
                <w:bCs/>
                <w:smallCaps/>
                <w:color w:val="FF0000"/>
              </w:rPr>
            </w:pPr>
            <w:r w:rsidRPr="00FB0061">
              <w:rPr>
                <w:rFonts w:cstheme="minorHAnsi"/>
                <w:b/>
                <w:bCs/>
                <w:smallCaps/>
                <w:color w:val="FF0000"/>
              </w:rPr>
              <w:t>se risponde “</w:t>
            </w:r>
            <w:r w:rsidRPr="00FB0061">
              <w:rPr>
                <w:rFonts w:cstheme="minorHAnsi"/>
                <w:b/>
                <w:bCs/>
                <w:smallCaps/>
              </w:rPr>
              <w:t>CONFERMO</w:t>
            </w:r>
            <w:r w:rsidRPr="00FB0061">
              <w:rPr>
                <w:rFonts w:cstheme="minorHAnsi"/>
                <w:b/>
                <w:bCs/>
                <w:smallCaps/>
                <w:color w:val="FF0000"/>
              </w:rPr>
              <w:t>”</w:t>
            </w:r>
            <w:r w:rsidRPr="00FB0061">
              <w:rPr>
                <w:rFonts w:cstheme="minorHAnsi"/>
                <w:b/>
                <w:bCs/>
                <w:smallCaps/>
                <w:color w:val="FF0000"/>
              </w:rPr>
              <w:sym w:font="Wingdings" w:char="F0E0"/>
            </w:r>
            <w:r w:rsidRPr="00FB0061">
              <w:rPr>
                <w:rFonts w:cstheme="minorHAnsi"/>
                <w:b/>
                <w:bCs/>
                <w:smallCaps/>
                <w:color w:val="FF0000"/>
              </w:rPr>
              <w:t xml:space="preserve"> si procede, </w:t>
            </w:r>
          </w:p>
          <w:p w14:paraId="6C45E5D0" w14:textId="77777777" w:rsidR="003D1D53" w:rsidRPr="00EE62FC" w:rsidRDefault="00FB0061" w:rsidP="003D1D53">
            <w:pPr>
              <w:pStyle w:val="Paragrafoelenco"/>
              <w:spacing w:after="160" w:line="259" w:lineRule="auto"/>
              <w:rPr>
                <w:rFonts w:cstheme="minorHAnsi"/>
                <w:b/>
                <w:bCs/>
                <w:smallCaps/>
                <w:color w:val="FF0000"/>
              </w:rPr>
            </w:pPr>
            <w:r w:rsidRPr="00FB0061">
              <w:rPr>
                <w:rFonts w:cstheme="minorHAnsi"/>
                <w:b/>
                <w:bCs/>
                <w:smallCaps/>
                <w:color w:val="FF0000"/>
              </w:rPr>
              <w:t>se risponde “</w:t>
            </w:r>
            <w:r w:rsidRPr="00FB0061">
              <w:rPr>
                <w:rFonts w:cstheme="minorHAnsi"/>
                <w:b/>
                <w:bCs/>
                <w:smallCaps/>
              </w:rPr>
              <w:t>NON CONFERMO</w:t>
            </w:r>
            <w:r w:rsidRPr="00FB0061">
              <w:rPr>
                <w:rFonts w:cstheme="minorHAnsi"/>
                <w:b/>
                <w:bCs/>
                <w:smallCaps/>
                <w:color w:val="FF0000"/>
              </w:rPr>
              <w:t>”</w:t>
            </w:r>
            <w:r w:rsidRPr="00FB0061">
              <w:rPr>
                <w:rFonts w:cstheme="minorHAnsi"/>
                <w:b/>
                <w:bCs/>
                <w:smallCaps/>
                <w:color w:val="FF0000"/>
              </w:rPr>
              <w:sym w:font="Wingdings" w:char="F0E0"/>
            </w:r>
            <w:r w:rsidRPr="00FB0061">
              <w:rPr>
                <w:rFonts w:cstheme="minorHAnsi"/>
                <w:b/>
                <w:bCs/>
                <w:smallCaps/>
                <w:color w:val="FF0000"/>
              </w:rPr>
              <w:t xml:space="preserve"> va in </w:t>
            </w:r>
            <w:r w:rsidRPr="00FB0061">
              <w:rPr>
                <w:rFonts w:cstheme="minorHAnsi"/>
                <w:b/>
                <w:bCs/>
                <w:smallCaps/>
                <w:color w:val="FF0000"/>
                <w:u w:val="single"/>
              </w:rPr>
              <w:t xml:space="preserve">deroga direzionale </w:t>
            </w:r>
          </w:p>
          <w:p w14:paraId="508E404B" w14:textId="77777777" w:rsidR="003D1D53" w:rsidRPr="00EE62FC" w:rsidRDefault="003D1D53" w:rsidP="003D1D53">
            <w:pPr>
              <w:pStyle w:val="Paragrafoelenco"/>
              <w:spacing w:after="160" w:line="259" w:lineRule="auto"/>
              <w:rPr>
                <w:rFonts w:cstheme="minorHAnsi"/>
                <w:color w:val="FF0000"/>
              </w:rPr>
            </w:pPr>
          </w:p>
          <w:p w14:paraId="7C454E17" w14:textId="7E7E37C7" w:rsidR="003D1D53" w:rsidRPr="00105BC5" w:rsidRDefault="00FB0061" w:rsidP="00C21F08">
            <w:pPr>
              <w:pStyle w:val="Paragrafoelenco"/>
              <w:numPr>
                <w:ilvl w:val="0"/>
                <w:numId w:val="24"/>
              </w:numPr>
              <w:autoSpaceDE w:val="0"/>
              <w:autoSpaceDN w:val="0"/>
              <w:adjustRightInd w:val="0"/>
              <w:spacing w:after="160" w:line="259" w:lineRule="auto"/>
              <w:jc w:val="both"/>
              <w:rPr>
                <w:rFonts w:eastAsia="Batang" w:cstheme="minorHAnsi"/>
                <w:b/>
                <w:smallCaps/>
              </w:rPr>
            </w:pPr>
            <w:r w:rsidRPr="00FB0061">
              <w:rPr>
                <w:rFonts w:eastAsia="Batang" w:cstheme="minorHAnsi"/>
                <w:b/>
                <w:smallCaps/>
              </w:rPr>
              <w:t xml:space="preserve">IL CONTRAENTE DICHIARA che nel triennio precedente NON si sono verificati eventi dannosi, sul medesimo rischio, inerenti le garanzie </w:t>
            </w:r>
            <w:r w:rsidR="00C3367C">
              <w:rPr>
                <w:rFonts w:eastAsia="Batang" w:cstheme="minorHAnsi"/>
                <w:b/>
                <w:smallCaps/>
              </w:rPr>
              <w:t>assicurate</w:t>
            </w:r>
            <w:r w:rsidR="00C3367C" w:rsidRPr="00FB0061">
              <w:rPr>
                <w:rFonts w:eastAsia="Batang" w:cstheme="minorHAnsi"/>
                <w:b/>
                <w:smallCaps/>
              </w:rPr>
              <w:t xml:space="preserve"> </w:t>
            </w:r>
            <w:r w:rsidRPr="00FB0061">
              <w:rPr>
                <w:rFonts w:eastAsia="Batang" w:cstheme="minorHAnsi"/>
                <w:b/>
                <w:smallCaps/>
              </w:rPr>
              <w:t>dalla presente polizza</w:t>
            </w:r>
            <w:r w:rsidR="004F1A37">
              <w:t xml:space="preserve"> </w:t>
            </w:r>
            <w:r w:rsidR="004F1A37" w:rsidRPr="004F1A37">
              <w:rPr>
                <w:rFonts w:eastAsia="Batang" w:cstheme="minorHAnsi"/>
                <w:b/>
                <w:smallCaps/>
              </w:rPr>
              <w:t>che abbiano compor</w:t>
            </w:r>
            <w:r w:rsidR="0097064C">
              <w:rPr>
                <w:rFonts w:eastAsia="Batang" w:cstheme="minorHAnsi"/>
                <w:b/>
                <w:smallCaps/>
              </w:rPr>
              <w:t>t</w:t>
            </w:r>
            <w:r w:rsidR="004F1A37" w:rsidRPr="004F1A37">
              <w:rPr>
                <w:rFonts w:eastAsia="Batang" w:cstheme="minorHAnsi"/>
                <w:b/>
                <w:smallCaps/>
              </w:rPr>
              <w:t xml:space="preserve">ato la </w:t>
            </w:r>
            <w:r w:rsidR="004F1A37" w:rsidRPr="00105BC5">
              <w:rPr>
                <w:rFonts w:eastAsia="Batang" w:cstheme="minorHAnsi"/>
                <w:b/>
                <w:smallCaps/>
              </w:rPr>
              <w:t>liquidazione</w:t>
            </w:r>
            <w:r w:rsidR="00105BC5" w:rsidRPr="00105BC5">
              <w:rPr>
                <w:rFonts w:eastAsia="Batang" w:cstheme="minorHAnsi"/>
                <w:b/>
                <w:smallCaps/>
              </w:rPr>
              <w:t xml:space="preserve"> di </w:t>
            </w:r>
            <w:r w:rsidR="004F1A37" w:rsidRPr="00105BC5">
              <w:rPr>
                <w:rFonts w:eastAsia="Batang" w:cstheme="minorHAnsi"/>
                <w:b/>
                <w:smallCaps/>
              </w:rPr>
              <w:t xml:space="preserve">sinistri, di importo complessivo (pagato o attualmente riservato) superiore ad euro </w:t>
            </w:r>
            <w:r w:rsidR="00105BC5">
              <w:rPr>
                <w:rFonts w:eastAsia="Batang" w:cstheme="minorHAnsi"/>
                <w:b/>
                <w:smallCaps/>
              </w:rPr>
              <w:t>1</w:t>
            </w:r>
            <w:r w:rsidR="004F1A37" w:rsidRPr="00105BC5">
              <w:rPr>
                <w:rFonts w:eastAsia="Batang" w:cstheme="minorHAnsi"/>
                <w:b/>
                <w:smallCaps/>
              </w:rPr>
              <w:t>.000</w:t>
            </w:r>
          </w:p>
          <w:p w14:paraId="09D1C830" w14:textId="77777777" w:rsidR="003D1D53" w:rsidRPr="00EE62FC" w:rsidRDefault="00FB0061" w:rsidP="003D1D53">
            <w:pPr>
              <w:pStyle w:val="Paragrafoelenco"/>
              <w:spacing w:after="160" w:line="259" w:lineRule="auto"/>
              <w:rPr>
                <w:rFonts w:cstheme="minorHAnsi"/>
                <w:b/>
                <w:bCs/>
                <w:smallCaps/>
                <w:color w:val="FF0000"/>
              </w:rPr>
            </w:pPr>
            <w:r w:rsidRPr="00FB0061">
              <w:rPr>
                <w:rFonts w:cstheme="minorHAnsi"/>
                <w:b/>
                <w:bCs/>
                <w:smallCaps/>
                <w:color w:val="FF0000"/>
              </w:rPr>
              <w:t>se risponde “</w:t>
            </w:r>
            <w:r w:rsidRPr="00FB0061">
              <w:rPr>
                <w:rFonts w:cstheme="minorHAnsi"/>
                <w:b/>
                <w:bCs/>
                <w:smallCaps/>
              </w:rPr>
              <w:t>CONFERMO</w:t>
            </w:r>
            <w:r w:rsidRPr="00FB0061">
              <w:rPr>
                <w:rFonts w:cstheme="minorHAnsi"/>
                <w:b/>
                <w:bCs/>
                <w:smallCaps/>
                <w:color w:val="FF0000"/>
              </w:rPr>
              <w:t xml:space="preserve">” </w:t>
            </w:r>
            <w:r w:rsidRPr="00FB0061">
              <w:rPr>
                <w:rFonts w:cstheme="minorHAnsi"/>
                <w:b/>
                <w:bCs/>
                <w:smallCaps/>
                <w:color w:val="FF0000"/>
              </w:rPr>
              <w:sym w:font="Wingdings" w:char="F0E0"/>
            </w:r>
            <w:r w:rsidRPr="00FB0061">
              <w:rPr>
                <w:rFonts w:cstheme="minorHAnsi"/>
                <w:b/>
                <w:bCs/>
                <w:smallCaps/>
                <w:color w:val="FF0000"/>
              </w:rPr>
              <w:t xml:space="preserve">si procede, </w:t>
            </w:r>
          </w:p>
          <w:p w14:paraId="4FF9886B" w14:textId="77777777" w:rsidR="003D1D53" w:rsidRPr="00EE62FC" w:rsidRDefault="00FB0061" w:rsidP="003D1D53">
            <w:pPr>
              <w:pStyle w:val="Paragrafoelenco"/>
              <w:spacing w:after="160" w:line="259" w:lineRule="auto"/>
              <w:rPr>
                <w:rFonts w:cstheme="minorHAnsi"/>
                <w:b/>
                <w:bCs/>
                <w:smallCaps/>
                <w:color w:val="FF0000"/>
              </w:rPr>
            </w:pPr>
            <w:r w:rsidRPr="00FB0061">
              <w:rPr>
                <w:rFonts w:cstheme="minorHAnsi"/>
                <w:b/>
                <w:bCs/>
                <w:smallCaps/>
                <w:color w:val="FF0000"/>
              </w:rPr>
              <w:t>se risponde “</w:t>
            </w:r>
            <w:r w:rsidRPr="00FB0061">
              <w:rPr>
                <w:rFonts w:cstheme="minorHAnsi"/>
                <w:b/>
                <w:bCs/>
                <w:smallCaps/>
              </w:rPr>
              <w:t>NON CONFERMO</w:t>
            </w:r>
            <w:r w:rsidRPr="00FB0061">
              <w:rPr>
                <w:rFonts w:cstheme="minorHAnsi"/>
                <w:b/>
                <w:bCs/>
                <w:smallCaps/>
                <w:color w:val="FF0000"/>
              </w:rPr>
              <w:t xml:space="preserve">” </w:t>
            </w:r>
            <w:r w:rsidRPr="00FB0061">
              <w:rPr>
                <w:rFonts w:cstheme="minorHAnsi"/>
                <w:b/>
                <w:bCs/>
                <w:smallCaps/>
                <w:color w:val="FF0000"/>
              </w:rPr>
              <w:sym w:font="Wingdings" w:char="F0E0"/>
            </w:r>
            <w:r w:rsidRPr="00FB0061">
              <w:rPr>
                <w:rFonts w:cstheme="minorHAnsi"/>
                <w:b/>
                <w:bCs/>
                <w:smallCaps/>
                <w:color w:val="FF0000"/>
              </w:rPr>
              <w:t xml:space="preserve">va in </w:t>
            </w:r>
            <w:r w:rsidRPr="00FB0061">
              <w:rPr>
                <w:rFonts w:cstheme="minorHAnsi"/>
                <w:b/>
                <w:bCs/>
                <w:smallCaps/>
                <w:color w:val="FF0000"/>
                <w:u w:val="single"/>
              </w:rPr>
              <w:t>deroga direzionale</w:t>
            </w:r>
          </w:p>
          <w:p w14:paraId="32F34671" w14:textId="77777777" w:rsidR="003D1D53" w:rsidRPr="00EE62FC" w:rsidRDefault="003D1D53" w:rsidP="003D1D53">
            <w:pPr>
              <w:pStyle w:val="Paragrafoelenco"/>
              <w:spacing w:after="160" w:line="259" w:lineRule="auto"/>
              <w:rPr>
                <w:rFonts w:cstheme="minorHAnsi"/>
                <w:b/>
                <w:bCs/>
                <w:smallCaps/>
              </w:rPr>
            </w:pPr>
          </w:p>
          <w:p w14:paraId="39E22129" w14:textId="77777777" w:rsidR="003D1D53" w:rsidRPr="00EE62FC" w:rsidRDefault="00FB0061" w:rsidP="00C21F08">
            <w:pPr>
              <w:pStyle w:val="Paragrafoelenco"/>
              <w:numPr>
                <w:ilvl w:val="0"/>
                <w:numId w:val="24"/>
              </w:numPr>
              <w:autoSpaceDE w:val="0"/>
              <w:autoSpaceDN w:val="0"/>
              <w:adjustRightInd w:val="0"/>
              <w:spacing w:after="160" w:line="259" w:lineRule="auto"/>
              <w:jc w:val="both"/>
              <w:rPr>
                <w:rFonts w:eastAsia="Batang" w:cstheme="minorHAnsi"/>
                <w:b/>
                <w:smallCaps/>
              </w:rPr>
            </w:pPr>
            <w:r w:rsidRPr="00FB0061">
              <w:rPr>
                <w:rFonts w:eastAsia="Batang" w:cstheme="minorHAnsi"/>
                <w:b/>
                <w:smallCaps/>
              </w:rPr>
              <w:t xml:space="preserve">IL CONTRAENTE DICHIARA che al momento della stipula di questo contratto non ha ricevuto comunicazioni, richieste e notifiche che possano configurare un sinistro quale definite in questa polizza e di non essere a conoscenza di eventi o circostanze che possano dare origine ad una richiesta di risarcimento </w:t>
            </w:r>
          </w:p>
          <w:p w14:paraId="331F0001" w14:textId="77777777" w:rsidR="003D1D53" w:rsidRPr="00EE62FC" w:rsidRDefault="00FB0061" w:rsidP="003D1D53">
            <w:pPr>
              <w:pStyle w:val="Paragrafoelenco"/>
              <w:spacing w:after="160" w:line="259" w:lineRule="auto"/>
              <w:rPr>
                <w:rFonts w:cstheme="minorHAnsi"/>
                <w:b/>
                <w:bCs/>
                <w:smallCaps/>
                <w:color w:val="FF0000"/>
              </w:rPr>
            </w:pPr>
            <w:r w:rsidRPr="00FB0061">
              <w:rPr>
                <w:rFonts w:cstheme="minorHAnsi"/>
                <w:b/>
                <w:bCs/>
                <w:smallCaps/>
                <w:color w:val="FF0000"/>
              </w:rPr>
              <w:t>se risponde “</w:t>
            </w:r>
            <w:r w:rsidRPr="00FB0061">
              <w:rPr>
                <w:rFonts w:cstheme="minorHAnsi"/>
                <w:b/>
                <w:bCs/>
                <w:smallCaps/>
              </w:rPr>
              <w:t>CONFERMO</w:t>
            </w:r>
            <w:r w:rsidRPr="00FB0061">
              <w:rPr>
                <w:rFonts w:cstheme="minorHAnsi"/>
                <w:b/>
                <w:bCs/>
                <w:smallCaps/>
                <w:color w:val="FF0000"/>
              </w:rPr>
              <w:t xml:space="preserve">” </w:t>
            </w:r>
            <w:r w:rsidRPr="00FB0061">
              <w:rPr>
                <w:rFonts w:cstheme="minorHAnsi"/>
                <w:b/>
                <w:bCs/>
                <w:smallCaps/>
                <w:color w:val="FF0000"/>
              </w:rPr>
              <w:sym w:font="Wingdings" w:char="F0E0"/>
            </w:r>
            <w:r w:rsidRPr="00FB0061">
              <w:rPr>
                <w:rFonts w:cstheme="minorHAnsi"/>
                <w:b/>
                <w:bCs/>
                <w:smallCaps/>
                <w:color w:val="FF0000"/>
              </w:rPr>
              <w:t xml:space="preserve">si procede, </w:t>
            </w:r>
          </w:p>
          <w:p w14:paraId="47500599" w14:textId="77777777" w:rsidR="003D1D53" w:rsidRPr="00EE62FC" w:rsidRDefault="00FB0061" w:rsidP="003D1D53">
            <w:pPr>
              <w:pStyle w:val="Paragrafoelenco"/>
              <w:spacing w:after="160" w:line="259" w:lineRule="auto"/>
              <w:rPr>
                <w:rFonts w:cstheme="minorHAnsi"/>
                <w:b/>
                <w:bCs/>
                <w:smallCaps/>
                <w:color w:val="FF0000"/>
              </w:rPr>
            </w:pPr>
            <w:r w:rsidRPr="00FB0061">
              <w:rPr>
                <w:rFonts w:cstheme="minorHAnsi"/>
                <w:b/>
                <w:bCs/>
                <w:smallCaps/>
                <w:color w:val="FF0000"/>
              </w:rPr>
              <w:t>se risponde “</w:t>
            </w:r>
            <w:r w:rsidRPr="00FB0061">
              <w:rPr>
                <w:rFonts w:cstheme="minorHAnsi"/>
                <w:b/>
                <w:bCs/>
                <w:smallCaps/>
              </w:rPr>
              <w:t>NON CONFERMO</w:t>
            </w:r>
            <w:r w:rsidRPr="00FB0061">
              <w:rPr>
                <w:rFonts w:cstheme="minorHAnsi"/>
                <w:b/>
                <w:bCs/>
                <w:smallCaps/>
                <w:color w:val="FF0000"/>
              </w:rPr>
              <w:t>”</w:t>
            </w:r>
            <w:r w:rsidRPr="00FB0061">
              <w:rPr>
                <w:rFonts w:cstheme="minorHAnsi"/>
                <w:b/>
                <w:bCs/>
                <w:smallCaps/>
                <w:color w:val="FF0000"/>
              </w:rPr>
              <w:sym w:font="Wingdings" w:char="F0E0"/>
            </w:r>
            <w:r w:rsidRPr="00FB0061">
              <w:rPr>
                <w:rFonts w:cstheme="minorHAnsi"/>
                <w:b/>
                <w:bCs/>
                <w:smallCaps/>
                <w:color w:val="FF0000"/>
              </w:rPr>
              <w:t xml:space="preserve">va in </w:t>
            </w:r>
            <w:r w:rsidRPr="00FB0061">
              <w:rPr>
                <w:rFonts w:cstheme="minorHAnsi"/>
                <w:b/>
                <w:bCs/>
                <w:smallCaps/>
                <w:color w:val="FF0000"/>
                <w:u w:val="single"/>
              </w:rPr>
              <w:t>deroga direzionale</w:t>
            </w:r>
            <w:r w:rsidRPr="00FB0061">
              <w:rPr>
                <w:rFonts w:cstheme="minorHAnsi"/>
                <w:smallCaps/>
                <w:color w:val="FF0000"/>
              </w:rPr>
              <w:t xml:space="preserve"> (in questo caso Operations  valuterà solo se le garanzie scelte hanno “attinenza” con la richiesta di risarcimento nota al cliente e che egli dovrà riferire ed in caso positivo NON ASSUMERE)</w:t>
            </w:r>
          </w:p>
          <w:p w14:paraId="63F39340" w14:textId="77777777" w:rsidR="003D1D53" w:rsidRPr="00572E96" w:rsidRDefault="003D1D53" w:rsidP="00D83020">
            <w:pPr>
              <w:rPr>
                <w:b/>
                <w:bCs/>
                <w:color w:val="1F497D"/>
                <w:u w:val="single"/>
              </w:rPr>
            </w:pPr>
          </w:p>
        </w:tc>
      </w:tr>
      <w:tr w:rsidR="008B0B5A" w:rsidRPr="00572E96" w14:paraId="4E8D5D1A" w14:textId="77777777" w:rsidTr="00580AD6">
        <w:trPr>
          <w:trHeight w:val="5883"/>
        </w:trPr>
        <w:tc>
          <w:tcPr>
            <w:tcW w:w="2127" w:type="dxa"/>
            <w:vAlign w:val="center"/>
          </w:tcPr>
          <w:p w14:paraId="43386B37" w14:textId="77777777" w:rsidR="008B0B5A" w:rsidRPr="00572E96" w:rsidRDefault="00062D10" w:rsidP="008B0B5A">
            <w:pPr>
              <w:rPr>
                <w:b/>
              </w:rPr>
            </w:pPr>
            <w:r w:rsidRPr="00572E96">
              <w:rPr>
                <w:b/>
              </w:rPr>
              <w:lastRenderedPageBreak/>
              <w:t>Limiti</w:t>
            </w:r>
            <w:r w:rsidR="00EE62FC">
              <w:rPr>
                <w:b/>
              </w:rPr>
              <w:t xml:space="preserve"> territoriali</w:t>
            </w:r>
          </w:p>
        </w:tc>
        <w:tc>
          <w:tcPr>
            <w:tcW w:w="9072" w:type="dxa"/>
            <w:vAlign w:val="center"/>
          </w:tcPr>
          <w:p w14:paraId="6675F7B7" w14:textId="77777777" w:rsidR="008B0B5A" w:rsidRPr="00572E96" w:rsidRDefault="00DD0AAF" w:rsidP="00062D10">
            <w:pPr>
              <w:rPr>
                <w:bCs/>
                <w:color w:val="1F497D"/>
              </w:rPr>
            </w:pPr>
            <w:r w:rsidRPr="00572E96">
              <w:rPr>
                <w:bCs/>
                <w:color w:val="1F497D"/>
              </w:rPr>
              <w:t>Per il d</w:t>
            </w:r>
            <w:r w:rsidR="00062D10" w:rsidRPr="00572E96">
              <w:rPr>
                <w:bCs/>
                <w:color w:val="1F497D"/>
              </w:rPr>
              <w:t xml:space="preserve">ettaglio </w:t>
            </w:r>
            <w:r w:rsidRPr="00572E96">
              <w:rPr>
                <w:bCs/>
                <w:color w:val="1F497D"/>
              </w:rPr>
              <w:t xml:space="preserve">delle </w:t>
            </w:r>
            <w:r w:rsidR="00062D10" w:rsidRPr="00572E96">
              <w:rPr>
                <w:b/>
                <w:bCs/>
                <w:color w:val="1F497D"/>
              </w:rPr>
              <w:t>Coperture</w:t>
            </w:r>
            <w:r w:rsidR="001E573A" w:rsidRPr="00572E96">
              <w:rPr>
                <w:b/>
                <w:bCs/>
                <w:color w:val="1F497D"/>
              </w:rPr>
              <w:t xml:space="preserve"> che presentano limitazioni</w:t>
            </w:r>
            <w:r w:rsidR="001E573A" w:rsidRPr="00572E96">
              <w:rPr>
                <w:bCs/>
                <w:color w:val="1F497D"/>
              </w:rPr>
              <w:t xml:space="preserve"> (F</w:t>
            </w:r>
            <w:r w:rsidR="00062D10" w:rsidRPr="00572E96">
              <w:rPr>
                <w:bCs/>
                <w:color w:val="1F497D"/>
              </w:rPr>
              <w:t>ranchigie, Scoperti, Limiti di indennizzo</w:t>
            </w:r>
            <w:r w:rsidR="001E573A" w:rsidRPr="00572E96">
              <w:rPr>
                <w:bCs/>
                <w:color w:val="1F497D"/>
              </w:rPr>
              <w:t>)</w:t>
            </w:r>
            <w:r w:rsidRPr="00572E96">
              <w:rPr>
                <w:bCs/>
                <w:color w:val="1F497D"/>
              </w:rPr>
              <w:t xml:space="preserve"> </w:t>
            </w:r>
            <w:r w:rsidRPr="00572E96">
              <w:rPr>
                <w:bCs/>
                <w:color w:val="1F497D"/>
              </w:rPr>
              <w:sym w:font="Wingdings" w:char="F0E0"/>
            </w:r>
            <w:r w:rsidRPr="00572E96">
              <w:rPr>
                <w:bCs/>
                <w:color w:val="FF0000"/>
              </w:rPr>
              <w:t xml:space="preserve">VEDI </w:t>
            </w:r>
            <w:r w:rsidRPr="00572E96">
              <w:rPr>
                <w:b/>
                <w:bCs/>
                <w:color w:val="FF0000"/>
                <w:u w:val="single"/>
              </w:rPr>
              <w:t>ALLEGATO 1</w:t>
            </w:r>
          </w:p>
          <w:p w14:paraId="56AD2668" w14:textId="77777777" w:rsidR="003F1608" w:rsidRPr="00572E96" w:rsidRDefault="003F1608" w:rsidP="00062D10">
            <w:pPr>
              <w:rPr>
                <w:bCs/>
                <w:color w:val="1F497D"/>
              </w:rPr>
            </w:pPr>
          </w:p>
          <w:p w14:paraId="4BA75872" w14:textId="77777777" w:rsidR="003F1608" w:rsidRPr="00572E96" w:rsidRDefault="003F1608" w:rsidP="00062D10">
            <w:pPr>
              <w:rPr>
                <w:bCs/>
                <w:color w:val="1F497D"/>
              </w:rPr>
            </w:pPr>
            <w:r w:rsidRPr="00572E96">
              <w:rPr>
                <w:b/>
                <w:bCs/>
                <w:color w:val="1F497D"/>
              </w:rPr>
              <w:t>Dove vale la copertura</w:t>
            </w:r>
            <w:r w:rsidRPr="00572E96">
              <w:rPr>
                <w:bCs/>
                <w:color w:val="1F497D"/>
              </w:rPr>
              <w:t>? (Limiti territoriali):</w:t>
            </w:r>
          </w:p>
          <w:p w14:paraId="6DF8E022" w14:textId="77777777" w:rsidR="006844ED" w:rsidRPr="00572E96" w:rsidRDefault="006844ED" w:rsidP="00062D10">
            <w:pPr>
              <w:rPr>
                <w:bCs/>
                <w:color w:val="1F497D"/>
              </w:rPr>
            </w:pPr>
            <w:r w:rsidRPr="00572E96">
              <w:rPr>
                <w:bCs/>
                <w:color w:val="1F497D"/>
              </w:rPr>
              <w:t>Sono assicurabili soltanto le aziende ubicate nel territorio della Repubblica Italiana</w:t>
            </w:r>
          </w:p>
          <w:p w14:paraId="7FBB6691" w14:textId="77777777" w:rsidR="003F1608" w:rsidRDefault="00D6474E" w:rsidP="00005E56">
            <w:pPr>
              <w:widowControl w:val="0"/>
              <w:numPr>
                <w:ilvl w:val="0"/>
                <w:numId w:val="9"/>
              </w:numPr>
              <w:tabs>
                <w:tab w:val="left" w:pos="672"/>
              </w:tabs>
              <w:autoSpaceDE w:val="0"/>
              <w:autoSpaceDN w:val="0"/>
              <w:spacing w:before="39" w:line="237" w:lineRule="auto"/>
              <w:ind w:right="260"/>
              <w:jc w:val="both"/>
              <w:rPr>
                <w:bCs/>
                <w:color w:val="1F497D"/>
              </w:rPr>
            </w:pPr>
            <w:r w:rsidRPr="00572E96">
              <w:rPr>
                <w:b/>
                <w:bCs/>
                <w:color w:val="1F497D"/>
              </w:rPr>
              <w:t xml:space="preserve">Le garanzie </w:t>
            </w:r>
            <w:r w:rsidR="003F1608" w:rsidRPr="00572E96">
              <w:rPr>
                <w:b/>
                <w:bCs/>
                <w:color w:val="1F497D"/>
              </w:rPr>
              <w:t>Incendio e complementari</w:t>
            </w:r>
            <w:r w:rsidRPr="00572E96">
              <w:rPr>
                <w:b/>
                <w:bCs/>
                <w:color w:val="1F497D"/>
              </w:rPr>
              <w:t xml:space="preserve"> e le garanzie legate all’immobile assicurato</w:t>
            </w:r>
            <w:r w:rsidR="001836A3" w:rsidRPr="00572E96">
              <w:rPr>
                <w:b/>
                <w:bCs/>
                <w:color w:val="1F497D"/>
              </w:rPr>
              <w:t xml:space="preserve"> (incluso Furto, RC Fabbricato</w:t>
            </w:r>
            <w:r w:rsidR="00982A50" w:rsidRPr="00572E96">
              <w:rPr>
                <w:b/>
                <w:bCs/>
                <w:color w:val="1F497D"/>
              </w:rPr>
              <w:t>,</w:t>
            </w:r>
            <w:r w:rsidR="001836A3" w:rsidRPr="00572E96">
              <w:rPr>
                <w:b/>
                <w:bCs/>
                <w:color w:val="1F497D"/>
              </w:rPr>
              <w:t xml:space="preserve"> Assistenza</w:t>
            </w:r>
            <w:r w:rsidR="00C74F74" w:rsidRPr="00572E96">
              <w:rPr>
                <w:b/>
                <w:bCs/>
                <w:color w:val="1F497D"/>
              </w:rPr>
              <w:t>,</w:t>
            </w:r>
            <w:r w:rsidR="00982A50" w:rsidRPr="00572E96">
              <w:rPr>
                <w:b/>
                <w:bCs/>
                <w:color w:val="1F497D"/>
              </w:rPr>
              <w:t xml:space="preserve"> Business Interruption</w:t>
            </w:r>
            <w:r w:rsidR="00C74F74" w:rsidRPr="00572E96">
              <w:rPr>
                <w:b/>
                <w:bCs/>
                <w:color w:val="1F497D"/>
              </w:rPr>
              <w:t xml:space="preserve"> e</w:t>
            </w:r>
            <w:r w:rsidR="009C5D81" w:rsidRPr="00572E96">
              <w:rPr>
                <w:b/>
                <w:bCs/>
                <w:color w:val="1F497D"/>
              </w:rPr>
              <w:t xml:space="preserve"> Apparecchiature Elettroniche</w:t>
            </w:r>
            <w:r w:rsidR="001836A3" w:rsidRPr="00572E96">
              <w:rPr>
                <w:b/>
                <w:bCs/>
                <w:color w:val="1F497D"/>
              </w:rPr>
              <w:t>)</w:t>
            </w:r>
            <w:r w:rsidRPr="00572E96">
              <w:rPr>
                <w:b/>
                <w:bCs/>
                <w:color w:val="1F497D"/>
              </w:rPr>
              <w:t>:</w:t>
            </w:r>
            <w:r w:rsidR="003F1608" w:rsidRPr="00572E96">
              <w:rPr>
                <w:bCs/>
                <w:color w:val="1F497D"/>
              </w:rPr>
              <w:t xml:space="preserve"> </w:t>
            </w:r>
            <w:r w:rsidRPr="00572E96">
              <w:rPr>
                <w:bCs/>
                <w:color w:val="1F497D"/>
              </w:rPr>
              <w:t xml:space="preserve">sono operanti nel </w:t>
            </w:r>
            <w:r w:rsidR="003F1608" w:rsidRPr="00572E96">
              <w:rPr>
                <w:bCs/>
                <w:color w:val="1F497D"/>
              </w:rPr>
              <w:t>territorio della Repubblica Italiana e della Città del Vaticano, dove è ubicato il rischio assicurato.</w:t>
            </w:r>
          </w:p>
          <w:p w14:paraId="535AD05F" w14:textId="77777777" w:rsidR="00150CCD" w:rsidRPr="003A1938" w:rsidRDefault="00FB0061" w:rsidP="00005E56">
            <w:pPr>
              <w:widowControl w:val="0"/>
              <w:numPr>
                <w:ilvl w:val="0"/>
                <w:numId w:val="9"/>
              </w:numPr>
              <w:tabs>
                <w:tab w:val="left" w:pos="672"/>
              </w:tabs>
              <w:autoSpaceDE w:val="0"/>
              <w:autoSpaceDN w:val="0"/>
              <w:spacing w:before="39" w:after="160" w:line="237" w:lineRule="auto"/>
              <w:ind w:right="260"/>
              <w:jc w:val="both"/>
              <w:rPr>
                <w:color w:val="1F497D"/>
              </w:rPr>
            </w:pPr>
            <w:r w:rsidRPr="003A1938">
              <w:rPr>
                <w:b/>
                <w:color w:val="1F497D"/>
              </w:rPr>
              <w:t>Per le garanzie Terremoto ed Alluvione</w:t>
            </w:r>
            <w:r w:rsidR="00F05A3E" w:rsidRPr="003A1938">
              <w:rPr>
                <w:b/>
                <w:color w:val="1F497D"/>
              </w:rPr>
              <w:t xml:space="preserve"> ed Allagamento</w:t>
            </w:r>
            <w:r w:rsidRPr="003A1938">
              <w:rPr>
                <w:color w:val="1F497D"/>
              </w:rPr>
              <w:t xml:space="preserve">: </w:t>
            </w:r>
          </w:p>
          <w:p w14:paraId="7305467D" w14:textId="3565B93D" w:rsidR="00DA77B6" w:rsidRPr="003A1938" w:rsidRDefault="00F05A3E" w:rsidP="00DA77B6">
            <w:pPr>
              <w:widowControl w:val="0"/>
              <w:numPr>
                <w:ilvl w:val="1"/>
                <w:numId w:val="9"/>
              </w:numPr>
              <w:tabs>
                <w:tab w:val="left" w:pos="672"/>
              </w:tabs>
              <w:autoSpaceDE w:val="0"/>
              <w:autoSpaceDN w:val="0"/>
              <w:spacing w:before="39" w:line="237" w:lineRule="auto"/>
              <w:ind w:right="260"/>
              <w:jc w:val="both"/>
              <w:rPr>
                <w:color w:val="1F497D"/>
              </w:rPr>
            </w:pPr>
            <w:r w:rsidRPr="003A1938">
              <w:rPr>
                <w:color w:val="1F497D"/>
              </w:rPr>
              <w:t>la copertura vale per tutto il territorio nazionale</w:t>
            </w:r>
          </w:p>
          <w:p w14:paraId="2C6E2352" w14:textId="77777777" w:rsidR="00302F56" w:rsidRDefault="00302F56">
            <w:pPr>
              <w:widowControl w:val="0"/>
              <w:tabs>
                <w:tab w:val="left" w:pos="672"/>
              </w:tabs>
              <w:autoSpaceDE w:val="0"/>
              <w:autoSpaceDN w:val="0"/>
              <w:spacing w:before="39" w:line="237" w:lineRule="auto"/>
              <w:ind w:left="1630" w:right="260"/>
              <w:jc w:val="both"/>
              <w:rPr>
                <w:bCs/>
                <w:color w:val="1F497D"/>
                <w:highlight w:val="yellow"/>
              </w:rPr>
            </w:pPr>
          </w:p>
          <w:p w14:paraId="184DC8A6" w14:textId="77777777" w:rsidR="00DD0AAF" w:rsidRPr="00572E96" w:rsidRDefault="00D6474E" w:rsidP="00005E56">
            <w:pPr>
              <w:widowControl w:val="0"/>
              <w:numPr>
                <w:ilvl w:val="0"/>
                <w:numId w:val="9"/>
              </w:numPr>
              <w:tabs>
                <w:tab w:val="left" w:pos="672"/>
              </w:tabs>
              <w:autoSpaceDE w:val="0"/>
              <w:autoSpaceDN w:val="0"/>
              <w:spacing w:before="39" w:line="237" w:lineRule="auto"/>
              <w:ind w:right="260"/>
              <w:jc w:val="both"/>
              <w:rPr>
                <w:rFonts w:ascii="MS UI Gothic" w:hAnsi="MS UI Gothic"/>
                <w:color w:val="323E4F"/>
                <w:sz w:val="18"/>
              </w:rPr>
            </w:pPr>
            <w:r w:rsidRPr="00572E96">
              <w:rPr>
                <w:b/>
                <w:bCs/>
                <w:color w:val="1F497D"/>
              </w:rPr>
              <w:t>La garanzia R.C.T.</w:t>
            </w:r>
            <w:r w:rsidR="003F1608" w:rsidRPr="00572E96">
              <w:rPr>
                <w:bCs/>
                <w:color w:val="1F497D"/>
              </w:rPr>
              <w:t xml:space="preserve">: </w:t>
            </w:r>
            <w:r w:rsidR="00982A50" w:rsidRPr="00572E96">
              <w:rPr>
                <w:bCs/>
                <w:color w:val="1F497D"/>
              </w:rPr>
              <w:t>vale in tutti i paesi europei. Limitatamente a viaggi di affari, partecipazione a convegni, fiere, mostre ed esposizioni, compreso il montaggio e lo smontaggio degli stand, purché direttamente effettuati dall’Assicurato, il mondo intero.</w:t>
            </w:r>
            <w:r w:rsidR="00982A50" w:rsidRPr="00572E96">
              <w:rPr>
                <w:rFonts w:ascii="Arial" w:hAnsi="Arial"/>
                <w:b/>
                <w:spacing w:val="-2"/>
                <w:sz w:val="18"/>
              </w:rPr>
              <w:t xml:space="preserve"> </w:t>
            </w:r>
          </w:p>
          <w:p w14:paraId="4679CC86" w14:textId="77777777" w:rsidR="00D6474E" w:rsidRPr="00572E96" w:rsidRDefault="00D6474E" w:rsidP="00005E56">
            <w:pPr>
              <w:widowControl w:val="0"/>
              <w:numPr>
                <w:ilvl w:val="0"/>
                <w:numId w:val="9"/>
              </w:numPr>
              <w:tabs>
                <w:tab w:val="left" w:pos="672"/>
              </w:tabs>
              <w:autoSpaceDE w:val="0"/>
              <w:autoSpaceDN w:val="0"/>
              <w:spacing w:before="39" w:line="237" w:lineRule="auto"/>
              <w:ind w:right="260"/>
              <w:jc w:val="both"/>
              <w:rPr>
                <w:bCs/>
                <w:color w:val="1F497D"/>
              </w:rPr>
            </w:pPr>
            <w:r w:rsidRPr="00572E96">
              <w:rPr>
                <w:rFonts w:ascii="Microsoft Sans Serif"/>
                <w:color w:val="231F20"/>
                <w:sz w:val="18"/>
              </w:rPr>
              <w:t>L</w:t>
            </w:r>
            <w:r w:rsidRPr="00572E96">
              <w:rPr>
                <w:b/>
                <w:bCs/>
                <w:color w:val="1F497D"/>
              </w:rPr>
              <w:t xml:space="preserve">’assicurazione </w:t>
            </w:r>
            <w:r w:rsidR="001836A3" w:rsidRPr="00572E96">
              <w:rPr>
                <w:rFonts w:ascii="Arial" w:hAnsi="Arial"/>
                <w:b/>
                <w:spacing w:val="-1"/>
                <w:sz w:val="18"/>
              </w:rPr>
              <w:t>(</w:t>
            </w:r>
            <w:r w:rsidRPr="00572E96">
              <w:rPr>
                <w:b/>
                <w:bCs/>
                <w:color w:val="1F497D"/>
              </w:rPr>
              <w:t>R.C.O.</w:t>
            </w:r>
            <w:r w:rsidR="001836A3" w:rsidRPr="00572E96">
              <w:rPr>
                <w:b/>
                <w:bCs/>
                <w:color w:val="1F497D"/>
              </w:rPr>
              <w:t>) e Cyber Risk</w:t>
            </w:r>
            <w:r w:rsidRPr="00572E96">
              <w:rPr>
                <w:b/>
                <w:bCs/>
                <w:color w:val="1F497D"/>
              </w:rPr>
              <w:t xml:space="preserve">: </w:t>
            </w:r>
            <w:r w:rsidRPr="00572E96">
              <w:rPr>
                <w:bCs/>
                <w:color w:val="1F497D"/>
              </w:rPr>
              <w:t>vale per i sinistri che avvengano nel mondo intero.</w:t>
            </w:r>
          </w:p>
          <w:p w14:paraId="49A81828" w14:textId="77777777" w:rsidR="004C38DE" w:rsidRPr="00572E96" w:rsidRDefault="004C38DE" w:rsidP="00005E56">
            <w:pPr>
              <w:widowControl w:val="0"/>
              <w:numPr>
                <w:ilvl w:val="0"/>
                <w:numId w:val="9"/>
              </w:numPr>
              <w:tabs>
                <w:tab w:val="left" w:pos="672"/>
              </w:tabs>
              <w:autoSpaceDE w:val="0"/>
              <w:autoSpaceDN w:val="0"/>
              <w:spacing w:before="39" w:line="237" w:lineRule="auto"/>
              <w:ind w:right="260"/>
              <w:jc w:val="both"/>
              <w:rPr>
                <w:bCs/>
                <w:color w:val="1F497D"/>
              </w:rPr>
            </w:pPr>
            <w:r w:rsidRPr="00572E96">
              <w:rPr>
                <w:rFonts w:ascii="Microsoft Sans Serif"/>
                <w:color w:val="231F20"/>
                <w:sz w:val="18"/>
              </w:rPr>
              <w:t>L</w:t>
            </w:r>
            <w:r w:rsidRPr="00572E96">
              <w:rPr>
                <w:b/>
                <w:bCs/>
                <w:color w:val="1F497D"/>
              </w:rPr>
              <w:t>’assicurazione di Responsabilità Civile da prodotti</w:t>
            </w:r>
            <w:r w:rsidRPr="00572E96">
              <w:rPr>
                <w:rFonts w:ascii="Arial" w:hAnsi="Arial"/>
                <w:spacing w:val="-2"/>
                <w:sz w:val="18"/>
              </w:rPr>
              <w:t>:</w:t>
            </w:r>
            <w:r w:rsidRPr="00572E96">
              <w:rPr>
                <w:rFonts w:ascii="Arial" w:hAnsi="Arial"/>
                <w:spacing w:val="14"/>
                <w:sz w:val="18"/>
              </w:rPr>
              <w:t xml:space="preserve"> vale </w:t>
            </w:r>
            <w:r w:rsidRPr="00572E96">
              <w:rPr>
                <w:bCs/>
                <w:color w:val="1F497D"/>
              </w:rPr>
              <w:t>per i prodotti consegnati in tutto il mondo (fatta eccezione dei territori di USA, Canada) e per i danni ovunque verificatisi.</w:t>
            </w:r>
          </w:p>
          <w:p w14:paraId="12D34867" w14:textId="3E23F7A3" w:rsidR="00DA77B6" w:rsidRPr="00105BC5" w:rsidDel="002B5D79" w:rsidRDefault="00D6474E" w:rsidP="003A1938">
            <w:pPr>
              <w:widowControl w:val="0"/>
              <w:numPr>
                <w:ilvl w:val="0"/>
                <w:numId w:val="9"/>
              </w:numPr>
              <w:tabs>
                <w:tab w:val="left" w:pos="672"/>
              </w:tabs>
              <w:autoSpaceDE w:val="0"/>
              <w:autoSpaceDN w:val="0"/>
              <w:spacing w:before="39" w:after="160" w:line="237" w:lineRule="auto"/>
              <w:ind w:right="260"/>
              <w:jc w:val="both"/>
              <w:rPr>
                <w:bCs/>
                <w:color w:val="FF0000"/>
              </w:rPr>
            </w:pPr>
            <w:r w:rsidRPr="00572E96">
              <w:rPr>
                <w:b/>
                <w:bCs/>
                <w:color w:val="1F497D"/>
              </w:rPr>
              <w:t>L'assicurazione Tutela legale</w:t>
            </w:r>
            <w:r w:rsidRPr="00572E96">
              <w:rPr>
                <w:bCs/>
                <w:color w:val="1F497D"/>
              </w:rPr>
              <w:t xml:space="preserve">: </w:t>
            </w:r>
            <w:r w:rsidR="00917F9B" w:rsidRPr="00572E96">
              <w:rPr>
                <w:color w:val="1F497D"/>
              </w:rPr>
              <w:t>è valida in tutti i paesi che si trovano in Europa (geografica)</w:t>
            </w:r>
            <w:r w:rsidRPr="00572E96">
              <w:rPr>
                <w:bCs/>
                <w:color w:val="1F497D"/>
              </w:rPr>
              <w:t>.</w:t>
            </w:r>
          </w:p>
        </w:tc>
      </w:tr>
    </w:tbl>
    <w:p w14:paraId="20398570" w14:textId="77777777" w:rsidR="00975014" w:rsidRPr="00572E96" w:rsidRDefault="00975014" w:rsidP="009E1A74">
      <w:pPr>
        <w:tabs>
          <w:tab w:val="left" w:pos="3214"/>
        </w:tabs>
        <w:rPr>
          <w:sz w:val="2"/>
          <w:szCs w:val="24"/>
        </w:rPr>
      </w:pPr>
    </w:p>
    <w:tbl>
      <w:tblPr>
        <w:tblStyle w:val="Grigliatabella"/>
        <w:tblW w:w="1119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127"/>
        <w:gridCol w:w="9072"/>
      </w:tblGrid>
      <w:tr w:rsidR="00A74F41" w:rsidRPr="00572E96" w14:paraId="5E24CE24" w14:textId="77777777" w:rsidTr="004619D3">
        <w:trPr>
          <w:trHeight w:val="728"/>
        </w:trPr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9C0EF1B" w14:textId="77777777" w:rsidR="00213D0C" w:rsidRPr="00572E96" w:rsidRDefault="00213D0C" w:rsidP="001543BD">
            <w:pPr>
              <w:rPr>
                <w:b/>
                <w:sz w:val="24"/>
                <w:szCs w:val="24"/>
                <w:u w:val="single"/>
                <w:lang w:val="en-US"/>
              </w:rPr>
            </w:pPr>
            <w:r w:rsidRPr="00572E96">
              <w:rPr>
                <w:b/>
              </w:rPr>
              <w:t>Determinazione del premio:</w:t>
            </w:r>
          </w:p>
        </w:tc>
        <w:tc>
          <w:tcPr>
            <w:tcW w:w="9072" w:type="dxa"/>
            <w:tcBorders>
              <w:bottom w:val="single" w:sz="4" w:space="0" w:color="auto"/>
            </w:tcBorders>
            <w:vAlign w:val="center"/>
          </w:tcPr>
          <w:p w14:paraId="59A1BB58" w14:textId="77777777" w:rsidR="00DA77B6" w:rsidRDefault="00DA77B6" w:rsidP="00AE5F6E">
            <w:pPr>
              <w:rPr>
                <w:bCs/>
                <w:color w:val="1F497D"/>
              </w:rPr>
            </w:pPr>
          </w:p>
          <w:p w14:paraId="2C9D0553" w14:textId="22A16EE7" w:rsidR="00213D0C" w:rsidRDefault="007A7E17" w:rsidP="00AE5F6E">
            <w:pPr>
              <w:rPr>
                <w:b/>
                <w:bCs/>
                <w:color w:val="44546A" w:themeColor="text2"/>
                <w:u w:val="single"/>
              </w:rPr>
            </w:pPr>
            <w:r w:rsidRPr="00572E96">
              <w:rPr>
                <w:bCs/>
                <w:color w:val="1F497D"/>
              </w:rPr>
              <w:t>Vedasi “struttura tariffaria”</w:t>
            </w:r>
            <w:r w:rsidR="00580AD6" w:rsidRPr="00572E96">
              <w:rPr>
                <w:bCs/>
                <w:color w:val="1F497D"/>
              </w:rPr>
              <w:t xml:space="preserve"> di ogni singola garanzia nell’</w:t>
            </w:r>
            <w:r w:rsidR="002B5D79" w:rsidRPr="00572E96">
              <w:rPr>
                <w:bCs/>
                <w:color w:val="FF0000"/>
              </w:rPr>
              <w:t xml:space="preserve"> </w:t>
            </w:r>
            <w:r w:rsidR="002B5D79" w:rsidRPr="00572E96">
              <w:rPr>
                <w:b/>
                <w:bCs/>
                <w:color w:val="FF0000"/>
                <w:u w:val="single"/>
              </w:rPr>
              <w:t>ALLEGATO 2</w:t>
            </w:r>
            <w:r w:rsidR="00C950C7" w:rsidRPr="003A1938">
              <w:rPr>
                <w:b/>
                <w:color w:val="44546A" w:themeColor="text2"/>
                <w:u w:val="single"/>
              </w:rPr>
              <w:t xml:space="preserve"> </w:t>
            </w:r>
            <w:r w:rsidR="00C950C7" w:rsidRPr="004F5737">
              <w:rPr>
                <w:b/>
                <w:bCs/>
                <w:color w:val="44546A" w:themeColor="text2"/>
                <w:u w:val="single"/>
              </w:rPr>
              <w:t>(</w:t>
            </w:r>
            <w:r w:rsidR="00F10C7E" w:rsidRPr="004F5737">
              <w:rPr>
                <w:b/>
                <w:bCs/>
                <w:color w:val="44546A" w:themeColor="text2"/>
                <w:u w:val="single"/>
              </w:rPr>
              <w:t>per quanto alla formula “Rischi Nominati” di I</w:t>
            </w:r>
            <w:r w:rsidR="004322FC">
              <w:rPr>
                <w:b/>
                <w:bCs/>
                <w:color w:val="44546A" w:themeColor="text2"/>
                <w:u w:val="single"/>
              </w:rPr>
              <w:t>ncendio fabbricato</w:t>
            </w:r>
            <w:r w:rsidR="00F10C7E" w:rsidRPr="004F5737">
              <w:rPr>
                <w:b/>
                <w:bCs/>
                <w:color w:val="44546A" w:themeColor="text2"/>
                <w:u w:val="single"/>
              </w:rPr>
              <w:t xml:space="preserve">, </w:t>
            </w:r>
            <w:r w:rsidR="004322FC">
              <w:rPr>
                <w:b/>
                <w:bCs/>
                <w:color w:val="44546A" w:themeColor="text2"/>
                <w:u w:val="single"/>
              </w:rPr>
              <w:t>contenuto</w:t>
            </w:r>
            <w:r w:rsidR="00F10C7E" w:rsidRPr="004F5737">
              <w:rPr>
                <w:b/>
                <w:bCs/>
                <w:color w:val="44546A" w:themeColor="text2"/>
                <w:u w:val="single"/>
              </w:rPr>
              <w:t xml:space="preserve"> e </w:t>
            </w:r>
            <w:r w:rsidR="004322FC">
              <w:rPr>
                <w:b/>
                <w:bCs/>
                <w:color w:val="44546A" w:themeColor="text2"/>
                <w:u w:val="single"/>
              </w:rPr>
              <w:t>rischio locativo</w:t>
            </w:r>
            <w:r w:rsidR="00C950C7" w:rsidRPr="004F5737">
              <w:rPr>
                <w:bCs/>
                <w:color w:val="44546A" w:themeColor="text2"/>
              </w:rPr>
              <w:t xml:space="preserve">) </w:t>
            </w:r>
            <w:r w:rsidR="00C950C7" w:rsidRPr="00572E96">
              <w:rPr>
                <w:bCs/>
                <w:color w:val="1F497D"/>
              </w:rPr>
              <w:t xml:space="preserve">e </w:t>
            </w:r>
            <w:r w:rsidR="00580AD6" w:rsidRPr="00572E96">
              <w:rPr>
                <w:bCs/>
                <w:color w:val="1F497D"/>
              </w:rPr>
              <w:t>nell’</w:t>
            </w:r>
            <w:r w:rsidR="00C950C7" w:rsidRPr="00572E96">
              <w:rPr>
                <w:b/>
                <w:bCs/>
                <w:color w:val="FF0000"/>
                <w:u w:val="single"/>
              </w:rPr>
              <w:t>ALLEGATO 3</w:t>
            </w:r>
            <w:r w:rsidR="00C950C7" w:rsidRPr="003A1938">
              <w:rPr>
                <w:b/>
                <w:color w:val="44546A" w:themeColor="text2"/>
                <w:u w:val="single"/>
              </w:rPr>
              <w:t xml:space="preserve"> </w:t>
            </w:r>
            <w:r w:rsidR="00C950C7" w:rsidRPr="004F5737">
              <w:rPr>
                <w:b/>
                <w:bCs/>
                <w:color w:val="44546A" w:themeColor="text2"/>
                <w:u w:val="single"/>
              </w:rPr>
              <w:t>(</w:t>
            </w:r>
            <w:r w:rsidR="00AE5F6E" w:rsidRPr="004F5737">
              <w:rPr>
                <w:b/>
                <w:bCs/>
                <w:color w:val="44546A" w:themeColor="text2"/>
                <w:u w:val="single"/>
              </w:rPr>
              <w:t>per quanto alla formula incendio fabbricato e incendio contenuto “</w:t>
            </w:r>
            <w:r w:rsidR="00C950C7" w:rsidRPr="004F5737">
              <w:rPr>
                <w:b/>
                <w:bCs/>
                <w:color w:val="44546A" w:themeColor="text2"/>
                <w:u w:val="single"/>
              </w:rPr>
              <w:t xml:space="preserve">ALL </w:t>
            </w:r>
            <w:r w:rsidR="00D271F6" w:rsidRPr="004F5737">
              <w:rPr>
                <w:b/>
                <w:bCs/>
                <w:color w:val="44546A" w:themeColor="text2"/>
                <w:u w:val="single"/>
              </w:rPr>
              <w:t>RISKS</w:t>
            </w:r>
            <w:r w:rsidR="00AE5F6E" w:rsidRPr="004F5737">
              <w:rPr>
                <w:b/>
                <w:bCs/>
                <w:color w:val="44546A" w:themeColor="text2"/>
                <w:u w:val="single"/>
              </w:rPr>
              <w:t>”</w:t>
            </w:r>
            <w:r w:rsidR="00C950C7" w:rsidRPr="004F5737">
              <w:rPr>
                <w:b/>
                <w:bCs/>
                <w:color w:val="44546A" w:themeColor="text2"/>
                <w:u w:val="single"/>
              </w:rPr>
              <w:t>)</w:t>
            </w:r>
          </w:p>
          <w:p w14:paraId="1EE1F947" w14:textId="77777777" w:rsidR="00DA77B6" w:rsidRPr="00572E96" w:rsidRDefault="00DA77B6" w:rsidP="00AE5F6E">
            <w:pPr>
              <w:rPr>
                <w:sz w:val="24"/>
                <w:szCs w:val="24"/>
              </w:rPr>
            </w:pPr>
          </w:p>
        </w:tc>
      </w:tr>
      <w:tr w:rsidR="00951905" w:rsidRPr="00572E96" w14:paraId="70E33750" w14:textId="77777777" w:rsidTr="003A1938">
        <w:trPr>
          <w:trHeight w:val="213"/>
        </w:trPr>
        <w:tc>
          <w:tcPr>
            <w:tcW w:w="11199" w:type="dxa"/>
            <w:gridSpan w:val="2"/>
            <w:tcBorders>
              <w:left w:val="nil"/>
              <w:right w:val="nil"/>
            </w:tcBorders>
            <w:vAlign w:val="center"/>
          </w:tcPr>
          <w:p w14:paraId="45052181" w14:textId="77777777" w:rsidR="00951905" w:rsidRPr="00572E96" w:rsidRDefault="00951905" w:rsidP="001543BD">
            <w:pPr>
              <w:rPr>
                <w:bCs/>
                <w:color w:val="FF0000"/>
                <w:sz w:val="14"/>
              </w:rPr>
            </w:pPr>
          </w:p>
        </w:tc>
      </w:tr>
      <w:tr w:rsidR="00A74F41" w:rsidRPr="00572E96" w14:paraId="2AE72EDD" w14:textId="77777777" w:rsidTr="003A1938">
        <w:trPr>
          <w:trHeight w:val="728"/>
        </w:trPr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7CDF604" w14:textId="77777777" w:rsidR="00DA77B6" w:rsidRDefault="00DA77B6" w:rsidP="001543BD">
            <w:pPr>
              <w:rPr>
                <w:b/>
              </w:rPr>
            </w:pPr>
          </w:p>
          <w:p w14:paraId="1363DE55" w14:textId="77777777" w:rsidR="00DA77B6" w:rsidRDefault="00DA77B6" w:rsidP="001543BD">
            <w:pPr>
              <w:rPr>
                <w:b/>
              </w:rPr>
            </w:pPr>
          </w:p>
          <w:p w14:paraId="79552569" w14:textId="77777777" w:rsidR="00DA77B6" w:rsidRDefault="00DA77B6" w:rsidP="001543BD">
            <w:pPr>
              <w:rPr>
                <w:b/>
              </w:rPr>
            </w:pPr>
          </w:p>
          <w:p w14:paraId="528938BC" w14:textId="77777777" w:rsidR="00DA77B6" w:rsidRDefault="00DA77B6" w:rsidP="001543BD">
            <w:pPr>
              <w:rPr>
                <w:b/>
              </w:rPr>
            </w:pPr>
          </w:p>
          <w:p w14:paraId="75526D6B" w14:textId="77777777" w:rsidR="00DA77B6" w:rsidRDefault="00DA77B6" w:rsidP="001543BD">
            <w:pPr>
              <w:rPr>
                <w:b/>
              </w:rPr>
            </w:pPr>
          </w:p>
          <w:p w14:paraId="763C9C00" w14:textId="77777777" w:rsidR="00EE62FC" w:rsidRDefault="00951905" w:rsidP="001543BD">
            <w:pPr>
              <w:rPr>
                <w:b/>
              </w:rPr>
            </w:pPr>
            <w:r w:rsidRPr="00572E96">
              <w:rPr>
                <w:b/>
              </w:rPr>
              <w:t xml:space="preserve">Ripartizione </w:t>
            </w:r>
          </w:p>
          <w:p w14:paraId="0E39AF34" w14:textId="77777777" w:rsidR="00951905" w:rsidRDefault="00A74F41" w:rsidP="001543BD">
            <w:pPr>
              <w:rPr>
                <w:b/>
              </w:rPr>
            </w:pPr>
            <w:r w:rsidRPr="00572E96">
              <w:rPr>
                <w:b/>
              </w:rPr>
              <w:t xml:space="preserve">Rami </w:t>
            </w:r>
            <w:r w:rsidR="00951905" w:rsidRPr="00572E96">
              <w:rPr>
                <w:b/>
              </w:rPr>
              <w:t>e LoB</w:t>
            </w:r>
          </w:p>
          <w:p w14:paraId="56031377" w14:textId="77777777" w:rsidR="00DA77B6" w:rsidRDefault="00DA77B6" w:rsidP="001543BD">
            <w:pPr>
              <w:rPr>
                <w:b/>
              </w:rPr>
            </w:pPr>
          </w:p>
          <w:p w14:paraId="4F0E9133" w14:textId="77777777" w:rsidR="00DA77B6" w:rsidRDefault="00DA77B6" w:rsidP="001543BD">
            <w:pPr>
              <w:rPr>
                <w:b/>
              </w:rPr>
            </w:pPr>
          </w:p>
          <w:p w14:paraId="7CE52A9D" w14:textId="77777777" w:rsidR="00DA77B6" w:rsidRDefault="00DA77B6" w:rsidP="001543BD">
            <w:pPr>
              <w:rPr>
                <w:b/>
              </w:rPr>
            </w:pPr>
          </w:p>
          <w:p w14:paraId="7EA0C81C" w14:textId="77777777" w:rsidR="00DA77B6" w:rsidRDefault="00DA77B6" w:rsidP="001543BD">
            <w:pPr>
              <w:rPr>
                <w:b/>
              </w:rPr>
            </w:pPr>
          </w:p>
          <w:p w14:paraId="7929DCC5" w14:textId="77777777" w:rsidR="00DA77B6" w:rsidRDefault="00DA77B6" w:rsidP="001543BD">
            <w:pPr>
              <w:rPr>
                <w:b/>
              </w:rPr>
            </w:pPr>
          </w:p>
          <w:p w14:paraId="5607627B" w14:textId="77777777" w:rsidR="00DA77B6" w:rsidRDefault="00DA77B6" w:rsidP="001543BD">
            <w:pPr>
              <w:rPr>
                <w:b/>
              </w:rPr>
            </w:pPr>
          </w:p>
          <w:p w14:paraId="7459FEB1" w14:textId="77777777" w:rsidR="00DA77B6" w:rsidRDefault="00DA77B6" w:rsidP="001543BD">
            <w:pPr>
              <w:rPr>
                <w:b/>
              </w:rPr>
            </w:pPr>
          </w:p>
          <w:p w14:paraId="3B8CCFBA" w14:textId="77777777" w:rsidR="00DA77B6" w:rsidRDefault="00DA77B6" w:rsidP="001543BD">
            <w:pPr>
              <w:rPr>
                <w:b/>
              </w:rPr>
            </w:pPr>
          </w:p>
          <w:p w14:paraId="2409DD20" w14:textId="77777777" w:rsidR="00DA77B6" w:rsidRDefault="00DA77B6" w:rsidP="001543BD">
            <w:pPr>
              <w:rPr>
                <w:b/>
              </w:rPr>
            </w:pPr>
          </w:p>
          <w:p w14:paraId="2974E433" w14:textId="77777777" w:rsidR="00DA77B6" w:rsidRDefault="00DA77B6" w:rsidP="001543BD">
            <w:pPr>
              <w:rPr>
                <w:b/>
              </w:rPr>
            </w:pPr>
          </w:p>
          <w:p w14:paraId="04634EA0" w14:textId="77777777" w:rsidR="00DA77B6" w:rsidRDefault="00DA77B6" w:rsidP="001543BD">
            <w:pPr>
              <w:rPr>
                <w:b/>
              </w:rPr>
            </w:pPr>
          </w:p>
          <w:p w14:paraId="70CBF849" w14:textId="77777777" w:rsidR="00DA77B6" w:rsidRDefault="00DA77B6" w:rsidP="001543BD">
            <w:pPr>
              <w:rPr>
                <w:b/>
              </w:rPr>
            </w:pPr>
          </w:p>
          <w:p w14:paraId="5C00F025" w14:textId="77777777" w:rsidR="00DA77B6" w:rsidRPr="00572E96" w:rsidRDefault="00DA77B6" w:rsidP="001543BD">
            <w:pPr>
              <w:rPr>
                <w:b/>
              </w:rPr>
            </w:pPr>
          </w:p>
        </w:tc>
        <w:tc>
          <w:tcPr>
            <w:tcW w:w="9072" w:type="dxa"/>
            <w:tcBorders>
              <w:bottom w:val="single" w:sz="4" w:space="0" w:color="auto"/>
            </w:tcBorders>
            <w:vAlign w:val="center"/>
          </w:tcPr>
          <w:p w14:paraId="2B099D60" w14:textId="77777777" w:rsidR="00951905" w:rsidRPr="00572E96" w:rsidRDefault="00C654E8" w:rsidP="001543BD">
            <w:pPr>
              <w:rPr>
                <w:bCs/>
                <w:color w:val="FF0000"/>
              </w:rPr>
            </w:pPr>
            <w:r w:rsidRPr="00572E96">
              <w:rPr>
                <w:noProof/>
                <w:lang w:eastAsia="it-IT"/>
              </w:rPr>
              <w:drawing>
                <wp:inline distT="0" distB="0" distL="0" distR="0" wp14:anchorId="77602583" wp14:editId="3E8C0E4C">
                  <wp:extent cx="5648325" cy="3263900"/>
                  <wp:effectExtent l="0" t="0" r="9525" b="0"/>
                  <wp:docPr id="3" name="Immagin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98070" cy="3292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4D6C" w:rsidRPr="00572E96" w14:paraId="78873BE7" w14:textId="77777777" w:rsidTr="003A1938">
        <w:trPr>
          <w:trHeight w:val="213"/>
        </w:trPr>
        <w:tc>
          <w:tcPr>
            <w:tcW w:w="11199" w:type="dxa"/>
            <w:gridSpan w:val="2"/>
            <w:tcBorders>
              <w:left w:val="nil"/>
              <w:right w:val="nil"/>
            </w:tcBorders>
            <w:vAlign w:val="center"/>
          </w:tcPr>
          <w:p w14:paraId="01FD969A" w14:textId="77777777" w:rsidR="00854D6C" w:rsidRPr="00572E96" w:rsidRDefault="00854D6C" w:rsidP="001543BD">
            <w:pPr>
              <w:rPr>
                <w:noProof/>
                <w:lang w:eastAsia="it-IT"/>
              </w:rPr>
            </w:pPr>
          </w:p>
        </w:tc>
      </w:tr>
      <w:tr w:rsidR="00854D6C" w:rsidRPr="00572E96" w14:paraId="015C8967" w14:textId="77777777" w:rsidTr="004619D3">
        <w:trPr>
          <w:trHeight w:val="728"/>
        </w:trPr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7120254" w14:textId="77777777" w:rsidR="00854D6C" w:rsidRPr="00572E96" w:rsidRDefault="004B269D" w:rsidP="00535B77">
            <w:pPr>
              <w:rPr>
                <w:b/>
              </w:rPr>
            </w:pPr>
            <w:r w:rsidRPr="00572E96">
              <w:rPr>
                <w:b/>
              </w:rPr>
              <w:t xml:space="preserve">Post </w:t>
            </w:r>
            <w:r w:rsidR="00B80811" w:rsidRPr="00572E96">
              <w:rPr>
                <w:b/>
              </w:rPr>
              <w:t>vendita</w:t>
            </w:r>
          </w:p>
        </w:tc>
        <w:tc>
          <w:tcPr>
            <w:tcW w:w="9072" w:type="dxa"/>
            <w:tcBorders>
              <w:bottom w:val="single" w:sz="4" w:space="0" w:color="auto"/>
            </w:tcBorders>
            <w:vAlign w:val="center"/>
          </w:tcPr>
          <w:p w14:paraId="08F05990" w14:textId="77777777" w:rsidR="00CE0BDA" w:rsidRPr="00572E96" w:rsidRDefault="00CE0BDA" w:rsidP="00005E56">
            <w:pPr>
              <w:pStyle w:val="Paragrafoelenco"/>
              <w:numPr>
                <w:ilvl w:val="0"/>
                <w:numId w:val="10"/>
              </w:numPr>
              <w:autoSpaceDE w:val="0"/>
              <w:autoSpaceDN w:val="0"/>
              <w:adjustRightInd w:val="0"/>
              <w:ind w:left="284" w:hanging="284"/>
              <w:jc w:val="both"/>
              <w:rPr>
                <w:rFonts w:cstheme="minorHAnsi"/>
                <w:color w:val="44546A" w:themeColor="text2"/>
              </w:rPr>
            </w:pPr>
            <w:r w:rsidRPr="00572E96">
              <w:rPr>
                <w:rFonts w:cstheme="minorHAnsi"/>
                <w:b/>
                <w:color w:val="44546A" w:themeColor="text2"/>
                <w:u w:val="single"/>
              </w:rPr>
              <w:t>Recesso</w:t>
            </w:r>
            <w:r w:rsidRPr="00572E96">
              <w:rPr>
                <w:rFonts w:cstheme="minorHAnsi"/>
                <w:color w:val="44546A" w:themeColor="text2"/>
              </w:rPr>
              <w:t xml:space="preserve">: </w:t>
            </w:r>
          </w:p>
          <w:p w14:paraId="07A8A555" w14:textId="77777777" w:rsidR="00CE0BDA" w:rsidRPr="00572E96" w:rsidRDefault="00D271F6" w:rsidP="00CE0BDA">
            <w:pPr>
              <w:pStyle w:val="Paragrafoelenco"/>
              <w:autoSpaceDE w:val="0"/>
              <w:autoSpaceDN w:val="0"/>
              <w:adjustRightInd w:val="0"/>
              <w:ind w:left="284"/>
              <w:jc w:val="both"/>
              <w:rPr>
                <w:rFonts w:cstheme="minorHAnsi"/>
                <w:color w:val="44546A" w:themeColor="text2"/>
              </w:rPr>
            </w:pPr>
            <w:r w:rsidRPr="00572E96">
              <w:rPr>
                <w:rFonts w:cstheme="minorHAnsi"/>
                <w:color w:val="44546A" w:themeColor="text2"/>
              </w:rPr>
              <w:t xml:space="preserve">Nel </w:t>
            </w:r>
            <w:r w:rsidR="00CE0BDA" w:rsidRPr="00572E96">
              <w:rPr>
                <w:rFonts w:cstheme="minorHAnsi"/>
                <w:color w:val="44546A" w:themeColor="text2"/>
              </w:rPr>
              <w:t>presente contratto possono costituire motivo di recesso:</w:t>
            </w:r>
          </w:p>
          <w:p w14:paraId="6BDB744F" w14:textId="77777777" w:rsidR="00CE0BDA" w:rsidRDefault="00CE0BDA" w:rsidP="00005E56">
            <w:pPr>
              <w:pStyle w:val="Paragrafoelenco"/>
              <w:numPr>
                <w:ilvl w:val="0"/>
                <w:numId w:val="11"/>
              </w:numPr>
              <w:autoSpaceDE w:val="0"/>
              <w:autoSpaceDN w:val="0"/>
              <w:adjustRightInd w:val="0"/>
              <w:ind w:left="567" w:hanging="283"/>
              <w:jc w:val="both"/>
              <w:rPr>
                <w:rFonts w:cstheme="minorHAnsi"/>
                <w:color w:val="44546A" w:themeColor="text2"/>
              </w:rPr>
            </w:pPr>
            <w:r w:rsidRPr="00572E96">
              <w:rPr>
                <w:rFonts w:cstheme="minorHAnsi"/>
                <w:b/>
                <w:color w:val="44546A" w:themeColor="text2"/>
                <w:u w:val="dotted"/>
              </w:rPr>
              <w:t>Da parte del Contraente</w:t>
            </w:r>
            <w:r w:rsidRPr="00572E96">
              <w:rPr>
                <w:rFonts w:cstheme="minorHAnsi"/>
                <w:color w:val="44546A" w:themeColor="text2"/>
              </w:rPr>
              <w:t>: l’eventuale variazione di premio e/o di Condizioni di Assicurazione comunicate dalla Società in occasione delle scadenze annuali (non dovute al venir meno di alcuni sconti tecnici in seguito a richiesta di variazioni).</w:t>
            </w:r>
          </w:p>
          <w:p w14:paraId="547BF4F1" w14:textId="12B49988" w:rsidR="00013437" w:rsidRPr="00572E96" w:rsidRDefault="00013437" w:rsidP="00005E56">
            <w:pPr>
              <w:pStyle w:val="Paragrafoelenco"/>
              <w:numPr>
                <w:ilvl w:val="0"/>
                <w:numId w:val="11"/>
              </w:numPr>
              <w:autoSpaceDE w:val="0"/>
              <w:autoSpaceDN w:val="0"/>
              <w:adjustRightInd w:val="0"/>
              <w:ind w:left="567" w:hanging="283"/>
              <w:jc w:val="both"/>
              <w:rPr>
                <w:rFonts w:cstheme="minorHAnsi"/>
                <w:color w:val="44546A" w:themeColor="text2"/>
              </w:rPr>
            </w:pPr>
            <w:r>
              <w:rPr>
                <w:rFonts w:cstheme="minorHAnsi"/>
                <w:b/>
                <w:color w:val="44546A" w:themeColor="text2"/>
                <w:u w:val="dotted"/>
              </w:rPr>
              <w:t>Da parte del Contraente</w:t>
            </w:r>
            <w:r w:rsidRPr="009C0AC0">
              <w:rPr>
                <w:rFonts w:cstheme="minorHAnsi"/>
                <w:color w:val="44546A" w:themeColor="text2"/>
              </w:rPr>
              <w:t>:</w:t>
            </w:r>
            <w:r>
              <w:rPr>
                <w:rFonts w:cstheme="minorHAnsi"/>
                <w:color w:val="44546A" w:themeColor="text2"/>
              </w:rPr>
              <w:t xml:space="preserve"> in caso di acquisto online nei primi 14gg</w:t>
            </w:r>
          </w:p>
          <w:p w14:paraId="5D09F102" w14:textId="77777777" w:rsidR="00CE0BDA" w:rsidRPr="00572E96" w:rsidRDefault="00CE0BDA" w:rsidP="00005E56">
            <w:pPr>
              <w:pStyle w:val="Paragrafoelenco"/>
              <w:numPr>
                <w:ilvl w:val="0"/>
                <w:numId w:val="11"/>
              </w:numPr>
              <w:autoSpaceDE w:val="0"/>
              <w:autoSpaceDN w:val="0"/>
              <w:adjustRightInd w:val="0"/>
              <w:ind w:left="567" w:hanging="283"/>
              <w:jc w:val="both"/>
              <w:rPr>
                <w:rFonts w:cstheme="minorHAnsi"/>
                <w:color w:val="44546A" w:themeColor="text2"/>
              </w:rPr>
            </w:pPr>
            <w:r w:rsidRPr="00572E96">
              <w:rPr>
                <w:rFonts w:cstheme="minorHAnsi"/>
                <w:b/>
                <w:color w:val="44546A" w:themeColor="text2"/>
                <w:u w:val="dotted"/>
              </w:rPr>
              <w:t>Da parte della Società</w:t>
            </w:r>
            <w:r w:rsidRPr="00572E96">
              <w:rPr>
                <w:rFonts w:cstheme="minorHAnsi"/>
                <w:color w:val="44546A" w:themeColor="text2"/>
              </w:rPr>
              <w:t>: Recesso in caso di sinistro</w:t>
            </w:r>
          </w:p>
          <w:p w14:paraId="616FD2BC" w14:textId="77777777" w:rsidR="00D67A85" w:rsidRDefault="00D67A85" w:rsidP="00CE0BDA">
            <w:pPr>
              <w:autoSpaceDE w:val="0"/>
              <w:autoSpaceDN w:val="0"/>
              <w:adjustRightInd w:val="0"/>
              <w:jc w:val="both"/>
              <w:rPr>
                <w:rFonts w:cstheme="minorHAnsi"/>
                <w:color w:val="44546A" w:themeColor="text2"/>
              </w:rPr>
            </w:pPr>
          </w:p>
          <w:p w14:paraId="19F45D8D" w14:textId="77777777" w:rsidR="00CE0BDA" w:rsidRPr="00572E96" w:rsidRDefault="00CE0BDA" w:rsidP="00005E56">
            <w:pPr>
              <w:pStyle w:val="Paragrafoelenco"/>
              <w:numPr>
                <w:ilvl w:val="0"/>
                <w:numId w:val="10"/>
              </w:numPr>
              <w:autoSpaceDE w:val="0"/>
              <w:autoSpaceDN w:val="0"/>
              <w:adjustRightInd w:val="0"/>
              <w:ind w:left="284" w:hanging="284"/>
              <w:jc w:val="both"/>
              <w:rPr>
                <w:rFonts w:cstheme="minorHAnsi"/>
                <w:color w:val="44546A" w:themeColor="text2"/>
              </w:rPr>
            </w:pPr>
            <w:r w:rsidRPr="00572E96">
              <w:rPr>
                <w:rFonts w:cstheme="minorHAnsi"/>
                <w:b/>
                <w:color w:val="44546A" w:themeColor="text2"/>
                <w:u w:val="single"/>
              </w:rPr>
              <w:t>Nullità del contratto</w:t>
            </w:r>
            <w:r w:rsidRPr="00572E96">
              <w:rPr>
                <w:rFonts w:cstheme="minorHAnsi"/>
                <w:color w:val="44546A" w:themeColor="text2"/>
              </w:rPr>
              <w:t>:</w:t>
            </w:r>
          </w:p>
          <w:p w14:paraId="4EB5A93D" w14:textId="77777777" w:rsidR="00CE0BDA" w:rsidRPr="00572E96" w:rsidRDefault="00D271F6" w:rsidP="00F22356">
            <w:pPr>
              <w:pStyle w:val="Paragrafoelenco"/>
              <w:autoSpaceDE w:val="0"/>
              <w:autoSpaceDN w:val="0"/>
              <w:adjustRightInd w:val="0"/>
              <w:ind w:left="284"/>
              <w:jc w:val="both"/>
              <w:rPr>
                <w:rFonts w:cstheme="minorHAnsi"/>
                <w:color w:val="44546A" w:themeColor="text2"/>
              </w:rPr>
            </w:pPr>
            <w:r w:rsidRPr="00572E96">
              <w:rPr>
                <w:rFonts w:cstheme="minorHAnsi"/>
                <w:color w:val="44546A" w:themeColor="text2"/>
              </w:rPr>
              <w:t xml:space="preserve">Costituisce </w:t>
            </w:r>
            <w:r w:rsidR="00CE0BDA" w:rsidRPr="00572E96">
              <w:rPr>
                <w:rFonts w:cstheme="minorHAnsi"/>
                <w:color w:val="44546A" w:themeColor="text2"/>
              </w:rPr>
              <w:t xml:space="preserve">motivo di nullità del contratto: </w:t>
            </w:r>
            <w:r w:rsidR="00CE0BDA" w:rsidRPr="00572E96">
              <w:rPr>
                <w:rFonts w:cstheme="minorHAnsi"/>
                <w:color w:val="44546A" w:themeColor="text2"/>
                <w:u w:val="dotted"/>
              </w:rPr>
              <w:t>Il mancato pagamento del Premio alla firma</w:t>
            </w:r>
            <w:r w:rsidR="00CE0BDA" w:rsidRPr="00572E96">
              <w:rPr>
                <w:rFonts w:cstheme="minorHAnsi"/>
                <w:color w:val="44546A" w:themeColor="text2"/>
              </w:rPr>
              <w:t xml:space="preserve">, </w:t>
            </w:r>
            <w:r w:rsidR="00CE0BDA" w:rsidRPr="00572E96">
              <w:rPr>
                <w:rFonts w:cstheme="minorHAnsi"/>
                <w:bCs/>
                <w:color w:val="44546A" w:themeColor="text2"/>
              </w:rPr>
              <w:t xml:space="preserve">decorsi </w:t>
            </w:r>
            <w:r w:rsidR="00CE0BDA" w:rsidRPr="00572E96">
              <w:rPr>
                <w:rFonts w:cstheme="minorHAnsi"/>
                <w:b/>
                <w:bCs/>
                <w:color w:val="44546A" w:themeColor="text2"/>
              </w:rPr>
              <w:t>30</w:t>
            </w:r>
            <w:r w:rsidR="00CE0BDA" w:rsidRPr="00572E96">
              <w:rPr>
                <w:rFonts w:cstheme="minorHAnsi"/>
                <w:bCs/>
                <w:color w:val="44546A" w:themeColor="text2"/>
              </w:rPr>
              <w:t xml:space="preserve"> (trenta) giorni dalla data di emissione</w:t>
            </w:r>
            <w:r w:rsidR="00CE0BDA" w:rsidRPr="00572E96">
              <w:rPr>
                <w:rFonts w:cstheme="minorHAnsi"/>
                <w:color w:val="44546A" w:themeColor="text2"/>
              </w:rPr>
              <w:t>;</w:t>
            </w:r>
          </w:p>
          <w:p w14:paraId="2A2A59C9" w14:textId="77777777" w:rsidR="00CE0BDA" w:rsidRPr="00572E96" w:rsidRDefault="00CE0BDA" w:rsidP="00CE0BDA">
            <w:pPr>
              <w:pStyle w:val="Paragrafoelenco"/>
              <w:autoSpaceDE w:val="0"/>
              <w:autoSpaceDN w:val="0"/>
              <w:adjustRightInd w:val="0"/>
              <w:ind w:left="1080"/>
              <w:jc w:val="both"/>
              <w:rPr>
                <w:rFonts w:cstheme="minorHAnsi"/>
                <w:color w:val="44546A" w:themeColor="text2"/>
              </w:rPr>
            </w:pPr>
          </w:p>
          <w:p w14:paraId="35C33894" w14:textId="77777777" w:rsidR="00CE0BDA" w:rsidRPr="00572E96" w:rsidRDefault="00CE0BDA" w:rsidP="00005E56">
            <w:pPr>
              <w:pStyle w:val="Paragrafoelenco"/>
              <w:numPr>
                <w:ilvl w:val="0"/>
                <w:numId w:val="10"/>
              </w:numPr>
              <w:autoSpaceDE w:val="0"/>
              <w:autoSpaceDN w:val="0"/>
              <w:adjustRightInd w:val="0"/>
              <w:ind w:left="284" w:hanging="284"/>
              <w:jc w:val="both"/>
              <w:rPr>
                <w:rFonts w:cstheme="minorHAnsi"/>
                <w:color w:val="44546A" w:themeColor="text2"/>
              </w:rPr>
            </w:pPr>
            <w:r w:rsidRPr="00572E96">
              <w:rPr>
                <w:rFonts w:cstheme="minorHAnsi"/>
                <w:b/>
                <w:color w:val="44546A" w:themeColor="text2"/>
                <w:u w:val="single"/>
              </w:rPr>
              <w:t>Risoluzione del contratto</w:t>
            </w:r>
            <w:r w:rsidRPr="00572E96">
              <w:rPr>
                <w:rFonts w:cstheme="minorHAnsi"/>
                <w:color w:val="44546A" w:themeColor="text2"/>
              </w:rPr>
              <w:t xml:space="preserve">: </w:t>
            </w:r>
          </w:p>
          <w:p w14:paraId="1D5E6753" w14:textId="77777777" w:rsidR="00CE0BDA" w:rsidRPr="008D18EB" w:rsidRDefault="00D271F6" w:rsidP="00CE0BDA">
            <w:pPr>
              <w:pStyle w:val="Paragrafoelenco"/>
              <w:autoSpaceDE w:val="0"/>
              <w:autoSpaceDN w:val="0"/>
              <w:adjustRightInd w:val="0"/>
              <w:ind w:left="284"/>
              <w:jc w:val="both"/>
              <w:rPr>
                <w:rFonts w:cstheme="minorHAnsi"/>
                <w:color w:val="44546A" w:themeColor="text2"/>
              </w:rPr>
            </w:pPr>
            <w:r w:rsidRPr="008D18EB">
              <w:rPr>
                <w:rFonts w:cstheme="minorHAnsi"/>
                <w:color w:val="44546A" w:themeColor="text2"/>
              </w:rPr>
              <w:t xml:space="preserve">Costituisce </w:t>
            </w:r>
            <w:r w:rsidR="00CE0BDA" w:rsidRPr="008D18EB">
              <w:rPr>
                <w:rFonts w:cstheme="minorHAnsi"/>
                <w:color w:val="44546A" w:themeColor="text2"/>
              </w:rPr>
              <w:t>motivo di risoluzione del contratto:</w:t>
            </w:r>
          </w:p>
          <w:p w14:paraId="49AEA1A9" w14:textId="77777777" w:rsidR="00CE0BDA" w:rsidRPr="008D18EB" w:rsidRDefault="00CE0BDA" w:rsidP="00005E56">
            <w:pPr>
              <w:pStyle w:val="Paragrafoelenco"/>
              <w:numPr>
                <w:ilvl w:val="0"/>
                <w:numId w:val="12"/>
              </w:numPr>
              <w:autoSpaceDE w:val="0"/>
              <w:autoSpaceDN w:val="0"/>
              <w:adjustRightInd w:val="0"/>
              <w:ind w:left="567" w:hanging="283"/>
              <w:jc w:val="both"/>
              <w:rPr>
                <w:rFonts w:cstheme="minorHAnsi"/>
                <w:b/>
                <w:color w:val="44546A" w:themeColor="text2"/>
                <w:u w:val="dotted"/>
              </w:rPr>
            </w:pPr>
            <w:r w:rsidRPr="008D18EB">
              <w:rPr>
                <w:rFonts w:cstheme="minorHAnsi"/>
                <w:color w:val="44546A" w:themeColor="text2"/>
                <w:u w:val="dotted"/>
              </w:rPr>
              <w:t>Il trasferimento all’estero del Contraente nel corso di polizza;</w:t>
            </w:r>
          </w:p>
          <w:p w14:paraId="4B7CA750" w14:textId="77777777" w:rsidR="00CE0BDA" w:rsidRPr="00707BBA" w:rsidRDefault="00CE0BDA" w:rsidP="00005E56">
            <w:pPr>
              <w:pStyle w:val="Paragrafoelenco"/>
              <w:numPr>
                <w:ilvl w:val="0"/>
                <w:numId w:val="12"/>
              </w:numPr>
              <w:autoSpaceDE w:val="0"/>
              <w:autoSpaceDN w:val="0"/>
              <w:adjustRightInd w:val="0"/>
              <w:ind w:left="567" w:hanging="283"/>
              <w:jc w:val="both"/>
              <w:rPr>
                <w:rFonts w:cstheme="minorHAnsi"/>
                <w:b/>
                <w:color w:val="44546A" w:themeColor="text2"/>
              </w:rPr>
            </w:pPr>
            <w:r w:rsidRPr="008D18EB">
              <w:rPr>
                <w:rFonts w:cstheme="minorHAnsi"/>
                <w:color w:val="44546A" w:themeColor="text2"/>
                <w:u w:val="dotted"/>
              </w:rPr>
              <w:t xml:space="preserve">Il mancato pagamento delle rate di premio successive alla prima (in assenza di recesso), decorsi </w:t>
            </w:r>
            <w:r w:rsidRPr="008D18EB">
              <w:rPr>
                <w:rFonts w:cstheme="minorHAnsi"/>
                <w:b/>
                <w:color w:val="44546A" w:themeColor="text2"/>
                <w:u w:val="dotted"/>
              </w:rPr>
              <w:t>6</w:t>
            </w:r>
            <w:r w:rsidRPr="008D18EB">
              <w:rPr>
                <w:rFonts w:cstheme="minorHAnsi"/>
                <w:color w:val="44546A" w:themeColor="text2"/>
                <w:u w:val="dotted"/>
              </w:rPr>
              <w:t xml:space="preserve"> </w:t>
            </w:r>
            <w:r w:rsidRPr="008D18EB">
              <w:rPr>
                <w:rFonts w:cstheme="minorHAnsi"/>
                <w:b/>
                <w:color w:val="44546A" w:themeColor="text2"/>
                <w:u w:val="dotted"/>
              </w:rPr>
              <w:t>mesi</w:t>
            </w:r>
            <w:r w:rsidRPr="008D18EB">
              <w:rPr>
                <w:rFonts w:cstheme="minorHAnsi"/>
                <w:color w:val="44546A" w:themeColor="text2"/>
              </w:rPr>
              <w:t xml:space="preserve"> dalla scadenza della rata arretrata</w:t>
            </w:r>
            <w:r w:rsidR="00B47825" w:rsidRPr="008D18EB">
              <w:rPr>
                <w:rFonts w:cstheme="minorHAnsi"/>
                <w:color w:val="44546A" w:themeColor="text2"/>
              </w:rPr>
              <w:t xml:space="preserve"> </w:t>
            </w:r>
            <w:r w:rsidR="00B47825" w:rsidRPr="00707BBA">
              <w:rPr>
                <w:rFonts w:cstheme="minorHAnsi"/>
                <w:color w:val="44546A" w:themeColor="text2"/>
              </w:rPr>
              <w:t>o comunque per 6 mesi consecutivi in caso di frazionamento mensile</w:t>
            </w:r>
            <w:r w:rsidRPr="00707BBA">
              <w:rPr>
                <w:rFonts w:cstheme="minorHAnsi"/>
                <w:color w:val="44546A" w:themeColor="text2"/>
              </w:rPr>
              <w:t>;</w:t>
            </w:r>
          </w:p>
          <w:p w14:paraId="082B7684" w14:textId="3251557A" w:rsidR="00CE0BDA" w:rsidRPr="008D18EB" w:rsidRDefault="00CE0BDA" w:rsidP="00005E56">
            <w:pPr>
              <w:pStyle w:val="Paragrafoelenco"/>
              <w:numPr>
                <w:ilvl w:val="0"/>
                <w:numId w:val="12"/>
              </w:numPr>
              <w:autoSpaceDE w:val="0"/>
              <w:autoSpaceDN w:val="0"/>
              <w:adjustRightInd w:val="0"/>
              <w:ind w:left="567" w:hanging="283"/>
              <w:jc w:val="both"/>
              <w:rPr>
                <w:rFonts w:cstheme="minorHAnsi"/>
                <w:b/>
                <w:color w:val="44546A" w:themeColor="text2"/>
              </w:rPr>
            </w:pPr>
            <w:r w:rsidRPr="008D18EB">
              <w:rPr>
                <w:rFonts w:cstheme="minorHAnsi"/>
                <w:color w:val="44546A" w:themeColor="text2"/>
                <w:u w:val="dotted"/>
              </w:rPr>
              <w:t xml:space="preserve">Il mancato pagamento al rinnovo, oltre il </w:t>
            </w:r>
            <w:r w:rsidR="00105BC5" w:rsidRPr="00707BBA">
              <w:rPr>
                <w:rFonts w:cstheme="minorHAnsi"/>
                <w:b/>
                <w:color w:val="44546A" w:themeColor="text2"/>
                <w:u w:val="dotted"/>
              </w:rPr>
              <w:t>30</w:t>
            </w:r>
            <w:r w:rsidRPr="00707BBA">
              <w:rPr>
                <w:rFonts w:cstheme="minorHAnsi"/>
                <w:color w:val="44546A" w:themeColor="text2"/>
                <w:u w:val="dotted"/>
              </w:rPr>
              <w:t>° giorno</w:t>
            </w:r>
            <w:r w:rsidRPr="008D18EB">
              <w:rPr>
                <w:rFonts w:cstheme="minorHAnsi"/>
                <w:color w:val="44546A" w:themeColor="text2"/>
                <w:u w:val="dotted"/>
              </w:rPr>
              <w:t>, del “</w:t>
            </w:r>
            <w:r w:rsidRPr="008D18EB">
              <w:rPr>
                <w:rFonts w:cstheme="minorHAnsi"/>
                <w:b/>
                <w:color w:val="44546A" w:themeColor="text2"/>
                <w:u w:val="dotted"/>
              </w:rPr>
              <w:t>nuovo</w:t>
            </w:r>
            <w:r w:rsidRPr="008D18EB">
              <w:rPr>
                <w:rFonts w:cstheme="minorHAnsi"/>
                <w:color w:val="44546A" w:themeColor="text2"/>
                <w:u w:val="dotted"/>
              </w:rPr>
              <w:t xml:space="preserve">” premio di polizza (revisionato/variato dalla Società) </w:t>
            </w:r>
            <w:r w:rsidRPr="008D18EB">
              <w:rPr>
                <w:rFonts w:cstheme="minorHAnsi"/>
                <w:color w:val="44546A" w:themeColor="text2"/>
              </w:rPr>
              <w:t>in assenza di formale disdetta da parte del Contraente entro la data di scadenza della polizza.</w:t>
            </w:r>
          </w:p>
          <w:p w14:paraId="066E6040" w14:textId="09949E87" w:rsidR="00CE0BDA" w:rsidRPr="008D18EB" w:rsidRDefault="00CE0BDA" w:rsidP="00CE0BDA">
            <w:pPr>
              <w:pStyle w:val="Paragrafoelenco"/>
              <w:autoSpaceDE w:val="0"/>
              <w:autoSpaceDN w:val="0"/>
              <w:adjustRightInd w:val="0"/>
              <w:ind w:left="644"/>
              <w:jc w:val="both"/>
              <w:rPr>
                <w:rFonts w:cstheme="minorHAnsi"/>
              </w:rPr>
            </w:pPr>
          </w:p>
          <w:p w14:paraId="783495D5" w14:textId="2E4386F6" w:rsidR="005079CC" w:rsidRPr="00707BBA" w:rsidRDefault="005079CC" w:rsidP="005079CC">
            <w:pPr>
              <w:pStyle w:val="Paragrafoelenco"/>
              <w:numPr>
                <w:ilvl w:val="0"/>
                <w:numId w:val="10"/>
              </w:numPr>
              <w:autoSpaceDE w:val="0"/>
              <w:autoSpaceDN w:val="0"/>
              <w:adjustRightInd w:val="0"/>
              <w:ind w:left="284" w:hanging="284"/>
              <w:jc w:val="both"/>
              <w:rPr>
                <w:rFonts w:cstheme="minorHAnsi"/>
                <w:color w:val="44546A" w:themeColor="text2"/>
              </w:rPr>
            </w:pPr>
            <w:r w:rsidRPr="00707BBA">
              <w:rPr>
                <w:rFonts w:cstheme="minorHAnsi"/>
                <w:b/>
                <w:color w:val="44546A" w:themeColor="text2"/>
                <w:u w:val="single"/>
              </w:rPr>
              <w:t>Sospensione del</w:t>
            </w:r>
            <w:r w:rsidR="00AF25A5" w:rsidRPr="00707BBA">
              <w:rPr>
                <w:rFonts w:cstheme="minorHAnsi"/>
                <w:b/>
                <w:color w:val="44546A" w:themeColor="text2"/>
                <w:u w:val="single"/>
              </w:rPr>
              <w:t>la copertura</w:t>
            </w:r>
            <w:r w:rsidRPr="00707BBA">
              <w:rPr>
                <w:rFonts w:cstheme="minorHAnsi"/>
                <w:color w:val="44546A" w:themeColor="text2"/>
              </w:rPr>
              <w:t>:</w:t>
            </w:r>
          </w:p>
          <w:p w14:paraId="1C9FC20E" w14:textId="6A8E4223" w:rsidR="005079CC" w:rsidRDefault="005079CC" w:rsidP="00AF25A5">
            <w:pPr>
              <w:pStyle w:val="Paragrafoelenco"/>
              <w:autoSpaceDE w:val="0"/>
              <w:autoSpaceDN w:val="0"/>
              <w:adjustRightInd w:val="0"/>
              <w:ind w:left="284"/>
              <w:jc w:val="both"/>
              <w:rPr>
                <w:rFonts w:cstheme="minorHAnsi"/>
                <w:color w:val="FF0000"/>
                <w:u w:val="dotted"/>
              </w:rPr>
            </w:pPr>
            <w:r w:rsidRPr="00707BBA">
              <w:rPr>
                <w:rFonts w:cstheme="minorHAnsi"/>
                <w:bCs/>
                <w:color w:val="44546A" w:themeColor="text2"/>
              </w:rPr>
              <w:t>Il contratto si sospende nel caso</w:t>
            </w:r>
            <w:r w:rsidR="00AF25A5" w:rsidRPr="00707BBA">
              <w:rPr>
                <w:rFonts w:cstheme="minorHAnsi"/>
                <w:bCs/>
                <w:color w:val="44546A" w:themeColor="text2"/>
              </w:rPr>
              <w:t xml:space="preserve"> di </w:t>
            </w:r>
            <w:r w:rsidRPr="00707BBA">
              <w:rPr>
                <w:rFonts w:cstheme="minorHAnsi"/>
                <w:color w:val="44546A" w:themeColor="text2"/>
                <w:u w:val="dotted"/>
              </w:rPr>
              <w:t xml:space="preserve">mancato pagamento delle rate di premio successive alla prima dopo il </w:t>
            </w:r>
            <w:r w:rsidRPr="00707BBA">
              <w:rPr>
                <w:rFonts w:cstheme="minorHAnsi"/>
                <w:b/>
                <w:bCs/>
                <w:color w:val="44546A" w:themeColor="text2"/>
                <w:u w:val="dotted"/>
              </w:rPr>
              <w:t>30°</w:t>
            </w:r>
            <w:r w:rsidRPr="00707BBA">
              <w:rPr>
                <w:rFonts w:cstheme="minorHAnsi"/>
                <w:color w:val="44546A" w:themeColor="text2"/>
                <w:u w:val="dotted"/>
              </w:rPr>
              <w:t xml:space="preserve"> giorno</w:t>
            </w:r>
            <w:r w:rsidR="00AF25A5" w:rsidRPr="00707BBA">
              <w:rPr>
                <w:rFonts w:cstheme="minorHAnsi"/>
                <w:color w:val="44546A" w:themeColor="text2"/>
                <w:u w:val="dotted"/>
              </w:rPr>
              <w:t>.</w:t>
            </w:r>
            <w:r w:rsidR="00E23CC3" w:rsidRPr="00707BBA">
              <w:rPr>
                <w:rFonts w:cstheme="minorHAnsi"/>
                <w:color w:val="FF0000"/>
                <w:u w:val="dotted"/>
              </w:rPr>
              <w:t xml:space="preserve"> In caso di mancato pagamento dei premi dovuti entro 6 mesi ricorre il punto II che precede.</w:t>
            </w:r>
          </w:p>
          <w:p w14:paraId="6E8C29C7" w14:textId="0C1880D2" w:rsidR="00E878B7" w:rsidRDefault="00E878B7" w:rsidP="00AF25A5">
            <w:pPr>
              <w:pStyle w:val="Paragrafoelenco"/>
              <w:autoSpaceDE w:val="0"/>
              <w:autoSpaceDN w:val="0"/>
              <w:adjustRightInd w:val="0"/>
              <w:ind w:left="284"/>
              <w:jc w:val="both"/>
              <w:rPr>
                <w:rFonts w:cstheme="minorHAnsi"/>
                <w:color w:val="FF0000"/>
                <w:u w:val="dotted"/>
              </w:rPr>
            </w:pPr>
          </w:p>
          <w:p w14:paraId="4D762476" w14:textId="37580B00" w:rsidR="00E878B7" w:rsidRPr="00707BBA" w:rsidRDefault="00E878B7" w:rsidP="00E878B7">
            <w:pPr>
              <w:pStyle w:val="Paragrafoelenco"/>
              <w:numPr>
                <w:ilvl w:val="0"/>
                <w:numId w:val="10"/>
              </w:numPr>
              <w:autoSpaceDE w:val="0"/>
              <w:autoSpaceDN w:val="0"/>
              <w:adjustRightInd w:val="0"/>
              <w:ind w:left="284" w:hanging="284"/>
              <w:jc w:val="both"/>
              <w:rPr>
                <w:rFonts w:cstheme="minorHAnsi"/>
                <w:color w:val="44546A" w:themeColor="text2"/>
              </w:rPr>
            </w:pPr>
            <w:r>
              <w:rPr>
                <w:rFonts w:cstheme="minorHAnsi"/>
                <w:b/>
                <w:color w:val="44546A" w:themeColor="text2"/>
                <w:u w:val="single"/>
              </w:rPr>
              <w:t>Disdetta cliente</w:t>
            </w:r>
          </w:p>
          <w:p w14:paraId="2312B356" w14:textId="1AE811FE" w:rsidR="00E878B7" w:rsidRDefault="00E878B7" w:rsidP="00E878B7">
            <w:pPr>
              <w:pStyle w:val="Paragrafoelenco"/>
              <w:autoSpaceDE w:val="0"/>
              <w:autoSpaceDN w:val="0"/>
              <w:adjustRightInd w:val="0"/>
              <w:ind w:left="284"/>
              <w:jc w:val="both"/>
              <w:rPr>
                <w:rFonts w:cstheme="minorHAnsi"/>
                <w:color w:val="FF0000"/>
                <w:u w:val="dotted"/>
              </w:rPr>
            </w:pPr>
            <w:r>
              <w:rPr>
                <w:rFonts w:cstheme="minorHAnsi"/>
                <w:bCs/>
                <w:color w:val="44546A" w:themeColor="text2"/>
              </w:rPr>
              <w:t>Disdetta effettuata da cliente con comunicazione (anche a mezzo funzione su app/web Wopta) almeno 30gg prima del rinnovo</w:t>
            </w:r>
          </w:p>
          <w:p w14:paraId="767763A8" w14:textId="09FF4868" w:rsidR="00E878B7" w:rsidRPr="00707BBA" w:rsidRDefault="00E878B7" w:rsidP="00E878B7">
            <w:pPr>
              <w:pStyle w:val="Paragrafoelenco"/>
              <w:numPr>
                <w:ilvl w:val="0"/>
                <w:numId w:val="10"/>
              </w:numPr>
              <w:autoSpaceDE w:val="0"/>
              <w:autoSpaceDN w:val="0"/>
              <w:adjustRightInd w:val="0"/>
              <w:ind w:left="284" w:hanging="284"/>
              <w:jc w:val="both"/>
              <w:rPr>
                <w:rFonts w:cstheme="minorHAnsi"/>
                <w:color w:val="44546A" w:themeColor="text2"/>
              </w:rPr>
            </w:pPr>
            <w:r>
              <w:rPr>
                <w:rFonts w:cstheme="minorHAnsi"/>
                <w:b/>
                <w:color w:val="44546A" w:themeColor="text2"/>
                <w:u w:val="single"/>
              </w:rPr>
              <w:t>Disdetta compagnia</w:t>
            </w:r>
          </w:p>
          <w:p w14:paraId="5D370822" w14:textId="5BAD82BB" w:rsidR="00E878B7" w:rsidRDefault="00E878B7" w:rsidP="00E878B7">
            <w:pPr>
              <w:pStyle w:val="Paragrafoelenco"/>
              <w:autoSpaceDE w:val="0"/>
              <w:autoSpaceDN w:val="0"/>
              <w:adjustRightInd w:val="0"/>
              <w:ind w:left="284"/>
              <w:jc w:val="both"/>
              <w:rPr>
                <w:rFonts w:cstheme="minorHAnsi"/>
                <w:color w:val="FF0000"/>
                <w:u w:val="dotted"/>
              </w:rPr>
            </w:pPr>
            <w:r>
              <w:rPr>
                <w:rFonts w:cstheme="minorHAnsi"/>
                <w:bCs/>
                <w:color w:val="44546A" w:themeColor="text2"/>
              </w:rPr>
              <w:t xml:space="preserve">Disdetta effettuata da compagnia con comunicazione </w:t>
            </w:r>
            <w:r w:rsidR="00587CFB">
              <w:rPr>
                <w:rFonts w:cstheme="minorHAnsi"/>
                <w:bCs/>
                <w:color w:val="44546A" w:themeColor="text2"/>
              </w:rPr>
              <w:t>al cliente</w:t>
            </w:r>
            <w:r>
              <w:rPr>
                <w:rFonts w:cstheme="minorHAnsi"/>
                <w:bCs/>
                <w:color w:val="44546A" w:themeColor="text2"/>
              </w:rPr>
              <w:t xml:space="preserve"> almeno 30gg prima del rinnovo</w:t>
            </w:r>
          </w:p>
          <w:p w14:paraId="2EBD55D7" w14:textId="2679BD54" w:rsidR="00587CFB" w:rsidRPr="00707BBA" w:rsidRDefault="00587CFB" w:rsidP="00587CFB">
            <w:pPr>
              <w:pStyle w:val="Paragrafoelenco"/>
              <w:numPr>
                <w:ilvl w:val="0"/>
                <w:numId w:val="10"/>
              </w:numPr>
              <w:autoSpaceDE w:val="0"/>
              <w:autoSpaceDN w:val="0"/>
              <w:adjustRightInd w:val="0"/>
              <w:ind w:left="284" w:hanging="284"/>
              <w:jc w:val="both"/>
              <w:rPr>
                <w:rFonts w:cstheme="minorHAnsi"/>
                <w:color w:val="44546A" w:themeColor="text2"/>
              </w:rPr>
            </w:pPr>
            <w:r>
              <w:rPr>
                <w:rFonts w:cstheme="minorHAnsi"/>
                <w:b/>
                <w:color w:val="44546A" w:themeColor="text2"/>
                <w:u w:val="single"/>
              </w:rPr>
              <w:t>Disdetta per sinistro</w:t>
            </w:r>
          </w:p>
          <w:p w14:paraId="3092DCD8" w14:textId="1894D75E" w:rsidR="00587CFB" w:rsidRDefault="00587CFB" w:rsidP="00587CFB">
            <w:pPr>
              <w:pStyle w:val="Paragrafoelenco"/>
              <w:autoSpaceDE w:val="0"/>
              <w:autoSpaceDN w:val="0"/>
              <w:adjustRightInd w:val="0"/>
              <w:ind w:left="284"/>
              <w:jc w:val="both"/>
              <w:rPr>
                <w:rFonts w:cstheme="minorHAnsi"/>
                <w:bCs/>
                <w:color w:val="44546A" w:themeColor="text2"/>
              </w:rPr>
            </w:pPr>
            <w:r>
              <w:rPr>
                <w:rFonts w:cstheme="minorHAnsi"/>
                <w:bCs/>
                <w:color w:val="44546A" w:themeColor="text2"/>
              </w:rPr>
              <w:lastRenderedPageBreak/>
              <w:t>Disdetta effettuata da compagnia con comunicazione al cliente</w:t>
            </w:r>
            <w:r w:rsidR="002C42E0">
              <w:rPr>
                <w:rFonts w:cstheme="minorHAnsi"/>
                <w:bCs/>
                <w:color w:val="44546A" w:themeColor="text2"/>
              </w:rPr>
              <w:t xml:space="preserve"> e rimborso del premio pagato e non goduto</w:t>
            </w:r>
          </w:p>
          <w:p w14:paraId="25924A2E" w14:textId="77777777" w:rsidR="005079CC" w:rsidRPr="008D18EB" w:rsidRDefault="005079CC" w:rsidP="00CE0BDA">
            <w:pPr>
              <w:pStyle w:val="Paragrafoelenco"/>
              <w:autoSpaceDE w:val="0"/>
              <w:autoSpaceDN w:val="0"/>
              <w:adjustRightInd w:val="0"/>
              <w:ind w:left="644"/>
              <w:jc w:val="both"/>
              <w:rPr>
                <w:rFonts w:cstheme="minorHAnsi"/>
              </w:rPr>
            </w:pPr>
          </w:p>
          <w:p w14:paraId="536F36DD" w14:textId="77777777" w:rsidR="00CE0BDA" w:rsidRPr="00572E96" w:rsidRDefault="00CE0BDA" w:rsidP="00005E56">
            <w:pPr>
              <w:pStyle w:val="Paragrafoelenco"/>
              <w:numPr>
                <w:ilvl w:val="0"/>
                <w:numId w:val="10"/>
              </w:numPr>
              <w:autoSpaceDE w:val="0"/>
              <w:autoSpaceDN w:val="0"/>
              <w:adjustRightInd w:val="0"/>
              <w:ind w:left="284" w:hanging="284"/>
              <w:jc w:val="both"/>
              <w:rPr>
                <w:rFonts w:cstheme="minorHAnsi"/>
                <w:color w:val="44546A" w:themeColor="text2"/>
              </w:rPr>
            </w:pPr>
            <w:r w:rsidRPr="008D18EB">
              <w:rPr>
                <w:rFonts w:cstheme="minorHAnsi"/>
                <w:b/>
                <w:color w:val="44546A" w:themeColor="text2"/>
                <w:u w:val="single"/>
              </w:rPr>
              <w:t>Variazioni contrattuali</w:t>
            </w:r>
            <w:r w:rsidRPr="00572E96">
              <w:rPr>
                <w:rFonts w:cstheme="minorHAnsi"/>
                <w:color w:val="44546A" w:themeColor="text2"/>
              </w:rPr>
              <w:t xml:space="preserve">: </w:t>
            </w:r>
          </w:p>
          <w:p w14:paraId="3577BD6E" w14:textId="5CEC8124" w:rsidR="009627E8" w:rsidRPr="00572E96" w:rsidRDefault="009627E8" w:rsidP="00CE0BDA">
            <w:pPr>
              <w:pStyle w:val="Paragrafoelenco"/>
              <w:autoSpaceDE w:val="0"/>
              <w:autoSpaceDN w:val="0"/>
              <w:adjustRightInd w:val="0"/>
              <w:ind w:left="284"/>
              <w:jc w:val="both"/>
              <w:rPr>
                <w:rFonts w:cstheme="minorHAnsi"/>
                <w:color w:val="44546A" w:themeColor="text2"/>
              </w:rPr>
            </w:pPr>
            <w:r w:rsidRPr="009627E8">
              <w:rPr>
                <w:rFonts w:cstheme="minorHAnsi"/>
                <w:color w:val="44546A" w:themeColor="text2"/>
              </w:rPr>
              <w:t>Tutte le richieste di variazioni da parte del Contraente devono essere comunicate per iscritto alla Società (via Raccomandata A/R o altri mezzi che ne comprovino la data di invio) oppure all’Agenzia sempre in forma scritta o attraverso l’app/web con apposite funzionalità di post vendita.</w:t>
            </w:r>
          </w:p>
          <w:p w14:paraId="35FD6D34" w14:textId="77777777" w:rsidR="00CE0BDA" w:rsidRPr="00572E96" w:rsidRDefault="00CE0BDA" w:rsidP="00CE0BDA">
            <w:pPr>
              <w:pStyle w:val="Paragrafoelenco"/>
              <w:autoSpaceDE w:val="0"/>
              <w:autoSpaceDN w:val="0"/>
              <w:adjustRightInd w:val="0"/>
              <w:ind w:left="644" w:hanging="360"/>
              <w:jc w:val="both"/>
              <w:rPr>
                <w:rFonts w:cstheme="minorHAnsi"/>
                <w:color w:val="44546A" w:themeColor="text2"/>
              </w:rPr>
            </w:pPr>
            <w:r w:rsidRPr="00572E96">
              <w:rPr>
                <w:rFonts w:cstheme="minorHAnsi"/>
                <w:color w:val="44546A" w:themeColor="text2"/>
                <w:u w:val="single"/>
              </w:rPr>
              <w:t>Di seguito le possibili variazioni</w:t>
            </w:r>
            <w:r w:rsidRPr="00572E96">
              <w:rPr>
                <w:rFonts w:cstheme="minorHAnsi"/>
                <w:color w:val="44546A" w:themeColor="text2"/>
              </w:rPr>
              <w:t>:</w:t>
            </w:r>
          </w:p>
          <w:p w14:paraId="56532228" w14:textId="77777777" w:rsidR="00CE0BDA" w:rsidRPr="00572E96" w:rsidRDefault="00CE0BDA" w:rsidP="00005E56">
            <w:pPr>
              <w:pStyle w:val="Paragrafoelenco"/>
              <w:numPr>
                <w:ilvl w:val="0"/>
                <w:numId w:val="13"/>
              </w:numPr>
              <w:autoSpaceDE w:val="0"/>
              <w:autoSpaceDN w:val="0"/>
              <w:adjustRightInd w:val="0"/>
              <w:ind w:left="709" w:hanging="425"/>
              <w:jc w:val="both"/>
              <w:rPr>
                <w:rFonts w:cstheme="minorHAnsi"/>
              </w:rPr>
            </w:pPr>
            <w:r w:rsidRPr="00572E96">
              <w:rPr>
                <w:rFonts w:cstheme="minorHAnsi"/>
                <w:b/>
                <w:color w:val="ED7D31" w:themeColor="accent2"/>
                <w:u w:val="dotted"/>
              </w:rPr>
              <w:t>Variazione delle Garanzie /Massimali/opzioni scelte</w:t>
            </w:r>
            <w:r w:rsidRPr="00572E96">
              <w:rPr>
                <w:rFonts w:cstheme="minorHAnsi"/>
                <w:color w:val="ED7D31" w:themeColor="accent2"/>
              </w:rPr>
              <w:t>:</w:t>
            </w:r>
          </w:p>
          <w:p w14:paraId="4E523032" w14:textId="215775B8" w:rsidR="00CE0BDA" w:rsidRPr="00572E96" w:rsidRDefault="00CE0BDA" w:rsidP="00CE0BDA">
            <w:pPr>
              <w:pStyle w:val="Paragrafoelenco"/>
              <w:autoSpaceDE w:val="0"/>
              <w:autoSpaceDN w:val="0"/>
              <w:adjustRightInd w:val="0"/>
              <w:ind w:left="709"/>
              <w:jc w:val="both"/>
              <w:rPr>
                <w:rFonts w:cstheme="minorHAnsi"/>
                <w:color w:val="44546A" w:themeColor="text2"/>
              </w:rPr>
            </w:pPr>
            <w:r w:rsidRPr="00572E96">
              <w:rPr>
                <w:rFonts w:cstheme="minorHAnsi"/>
                <w:color w:val="44546A" w:themeColor="text2"/>
              </w:rPr>
              <w:t xml:space="preserve">La </w:t>
            </w:r>
            <w:r w:rsidR="00C61231">
              <w:rPr>
                <w:rFonts w:cstheme="minorHAnsi"/>
                <w:color w:val="44546A" w:themeColor="text2"/>
              </w:rPr>
              <w:t>Agenzia</w:t>
            </w:r>
            <w:r w:rsidR="00C61231" w:rsidRPr="00572E96">
              <w:rPr>
                <w:rFonts w:cstheme="minorHAnsi"/>
                <w:color w:val="44546A" w:themeColor="text2"/>
              </w:rPr>
              <w:t xml:space="preserve"> </w:t>
            </w:r>
            <w:r w:rsidR="00C61231">
              <w:rPr>
                <w:rFonts w:cstheme="minorHAnsi"/>
                <w:color w:val="44546A" w:themeColor="text2"/>
              </w:rPr>
              <w:t>valuta se accettare</w:t>
            </w:r>
            <w:r w:rsidRPr="00572E96">
              <w:rPr>
                <w:rFonts w:cstheme="minorHAnsi"/>
                <w:color w:val="44546A" w:themeColor="text2"/>
              </w:rPr>
              <w:t xml:space="preserve"> la richiesta determinando il nuovo premio annuale,</w:t>
            </w:r>
            <w:r w:rsidR="00C61231">
              <w:rPr>
                <w:rFonts w:cstheme="minorHAnsi"/>
                <w:color w:val="44546A" w:themeColor="text2"/>
              </w:rPr>
              <w:t xml:space="preserve"> nell’ambito delle</w:t>
            </w:r>
            <w:r w:rsidR="00DB3F3E">
              <w:rPr>
                <w:rFonts w:cstheme="minorHAnsi"/>
                <w:color w:val="44546A" w:themeColor="text2"/>
              </w:rPr>
              <w:t xml:space="preserve"> sue</w:t>
            </w:r>
            <w:r w:rsidR="00C61231">
              <w:rPr>
                <w:rFonts w:cstheme="minorHAnsi"/>
                <w:color w:val="44546A" w:themeColor="text2"/>
              </w:rPr>
              <w:t xml:space="preserve"> </w:t>
            </w:r>
            <w:r w:rsidR="00DB3F3E">
              <w:rPr>
                <w:rFonts w:cstheme="minorHAnsi"/>
                <w:color w:val="44546A" w:themeColor="text2"/>
              </w:rPr>
              <w:t>autonomie</w:t>
            </w:r>
            <w:r w:rsidR="00C61231">
              <w:rPr>
                <w:rFonts w:cstheme="minorHAnsi"/>
                <w:color w:val="44546A" w:themeColor="text2"/>
              </w:rPr>
              <w:t xml:space="preserve"> (premio e UW a lei concesse)</w:t>
            </w:r>
            <w:r w:rsidRPr="00572E96">
              <w:rPr>
                <w:rFonts w:cstheme="minorHAnsi"/>
                <w:color w:val="44546A" w:themeColor="text2"/>
              </w:rPr>
              <w:t xml:space="preserve"> mediante emissione di </w:t>
            </w:r>
            <w:r w:rsidR="00C61231">
              <w:rPr>
                <w:rFonts w:cstheme="minorHAnsi"/>
                <w:color w:val="44546A" w:themeColor="text2"/>
              </w:rPr>
              <w:t>nuova polizza in sostituzione</w:t>
            </w:r>
            <w:r w:rsidR="002C42E0">
              <w:rPr>
                <w:rFonts w:cstheme="minorHAnsi"/>
                <w:color w:val="44546A" w:themeColor="text2"/>
              </w:rPr>
              <w:t xml:space="preserve"> (Wopta raccoglie esigenza motivata da parte del contraente, variazione attività, acquisto beni/merci/macchinari/arredi, ….)</w:t>
            </w:r>
            <w:r w:rsidRPr="00572E96">
              <w:rPr>
                <w:rFonts w:cstheme="minorHAnsi"/>
                <w:color w:val="44546A" w:themeColor="text2"/>
              </w:rPr>
              <w:t>.</w:t>
            </w:r>
          </w:p>
          <w:p w14:paraId="420FDBEF" w14:textId="77777777" w:rsidR="00CE0BDA" w:rsidRPr="00572E96" w:rsidRDefault="00CE0BDA" w:rsidP="00005E56">
            <w:pPr>
              <w:pStyle w:val="Paragrafoelenco"/>
              <w:numPr>
                <w:ilvl w:val="0"/>
                <w:numId w:val="13"/>
              </w:numPr>
              <w:autoSpaceDE w:val="0"/>
              <w:autoSpaceDN w:val="0"/>
              <w:adjustRightInd w:val="0"/>
              <w:ind w:left="709" w:hanging="425"/>
              <w:jc w:val="both"/>
              <w:rPr>
                <w:rFonts w:cstheme="minorHAnsi"/>
                <w:b/>
                <w:color w:val="ED7D31" w:themeColor="accent2"/>
              </w:rPr>
            </w:pPr>
            <w:r w:rsidRPr="00572E96">
              <w:rPr>
                <w:rFonts w:cstheme="minorHAnsi"/>
                <w:b/>
                <w:color w:val="ED7D31" w:themeColor="accent2"/>
                <w:u w:val="dotted"/>
              </w:rPr>
              <w:t>Variazione /Revisione del premio ad opera della Compagnia</w:t>
            </w:r>
            <w:r w:rsidRPr="00572E96">
              <w:rPr>
                <w:rFonts w:cstheme="minorHAnsi"/>
                <w:color w:val="ED7D31" w:themeColor="accent2"/>
              </w:rPr>
              <w:t>:</w:t>
            </w:r>
            <w:r w:rsidRPr="00572E96">
              <w:rPr>
                <w:rFonts w:cstheme="minorHAnsi"/>
                <w:b/>
                <w:color w:val="ED7D31" w:themeColor="accent2"/>
              </w:rPr>
              <w:t xml:space="preserve"> </w:t>
            </w:r>
          </w:p>
          <w:p w14:paraId="75753DA2" w14:textId="77777777" w:rsidR="00CE0BDA" w:rsidRPr="00572E96" w:rsidRDefault="00CE0BDA" w:rsidP="00CE0BDA">
            <w:pPr>
              <w:pStyle w:val="Paragrafoelenco"/>
              <w:autoSpaceDE w:val="0"/>
              <w:autoSpaceDN w:val="0"/>
              <w:adjustRightInd w:val="0"/>
              <w:ind w:left="709"/>
              <w:jc w:val="both"/>
              <w:rPr>
                <w:rFonts w:cstheme="minorHAnsi"/>
                <w:color w:val="44546A" w:themeColor="text2"/>
              </w:rPr>
            </w:pPr>
            <w:r w:rsidRPr="00572E96">
              <w:rPr>
                <w:rFonts w:cstheme="minorHAnsi"/>
                <w:color w:val="44546A" w:themeColor="text2"/>
              </w:rPr>
              <w:t xml:space="preserve">In occasione delle scadenze annuali di polizza, a valere per le annualità successive, la Società si riserva la facoltà di modificare il premio (o a modificare l’eventuale sconto concesso in fase di sottoscrizione del contratto) e/o di apportare variazioni alle Condizioni di Assicurazione, con </w:t>
            </w:r>
            <w:r w:rsidRPr="00572E96">
              <w:rPr>
                <w:rFonts w:cstheme="minorHAnsi"/>
                <w:color w:val="44546A" w:themeColor="text2"/>
                <w:u w:val="single"/>
              </w:rPr>
              <w:t xml:space="preserve">preavviso di </w:t>
            </w:r>
            <w:r w:rsidRPr="00572E96">
              <w:rPr>
                <w:rFonts w:cstheme="minorHAnsi"/>
                <w:b/>
                <w:color w:val="44546A" w:themeColor="text2"/>
                <w:u w:val="single"/>
              </w:rPr>
              <w:t>60</w:t>
            </w:r>
            <w:r w:rsidRPr="00572E96">
              <w:rPr>
                <w:rFonts w:cstheme="minorHAnsi"/>
                <w:color w:val="44546A" w:themeColor="text2"/>
                <w:u w:val="single"/>
              </w:rPr>
              <w:t xml:space="preserve"> gg prima della scadenza</w:t>
            </w:r>
            <w:r w:rsidRPr="00572E96">
              <w:rPr>
                <w:rFonts w:cstheme="minorHAnsi"/>
                <w:color w:val="44546A" w:themeColor="text2"/>
              </w:rPr>
              <w:t xml:space="preserve">. </w:t>
            </w:r>
          </w:p>
          <w:p w14:paraId="2DCA5994" w14:textId="77777777" w:rsidR="00CE0BDA" w:rsidRPr="00572E96" w:rsidRDefault="00CE0BDA" w:rsidP="00CE0BDA">
            <w:pPr>
              <w:pStyle w:val="Paragrafoelenco"/>
              <w:autoSpaceDE w:val="0"/>
              <w:autoSpaceDN w:val="0"/>
              <w:adjustRightInd w:val="0"/>
              <w:ind w:left="709"/>
              <w:jc w:val="both"/>
              <w:rPr>
                <w:rFonts w:cstheme="minorHAnsi"/>
                <w:color w:val="44546A" w:themeColor="text2"/>
              </w:rPr>
            </w:pPr>
            <w:r w:rsidRPr="00572E96">
              <w:rPr>
                <w:rFonts w:cstheme="minorHAnsi"/>
                <w:color w:val="44546A" w:themeColor="text2"/>
                <w:u w:val="double"/>
              </w:rPr>
              <w:t>Il Contraente può non accettare, recedendo dal contratto entro il giorno di scadenza</w:t>
            </w:r>
            <w:r w:rsidRPr="00572E96">
              <w:rPr>
                <w:rFonts w:cstheme="minorHAnsi"/>
                <w:color w:val="44546A" w:themeColor="text2"/>
              </w:rPr>
              <w:t xml:space="preserve">. </w:t>
            </w:r>
          </w:p>
          <w:p w14:paraId="46DB41A1" w14:textId="77777777" w:rsidR="00CE0BDA" w:rsidRPr="00572E96" w:rsidRDefault="00CE0BDA" w:rsidP="00CE0BDA">
            <w:pPr>
              <w:pStyle w:val="Paragrafoelenco"/>
              <w:autoSpaceDE w:val="0"/>
              <w:autoSpaceDN w:val="0"/>
              <w:adjustRightInd w:val="0"/>
              <w:ind w:left="709"/>
              <w:jc w:val="both"/>
              <w:rPr>
                <w:rFonts w:cstheme="minorHAnsi"/>
                <w:color w:val="44546A" w:themeColor="text2"/>
                <w:u w:val="single"/>
              </w:rPr>
            </w:pPr>
            <w:r w:rsidRPr="00572E96">
              <w:rPr>
                <w:rFonts w:cstheme="minorHAnsi"/>
                <w:color w:val="44546A" w:themeColor="text2"/>
                <w:u w:val="double"/>
              </w:rPr>
              <w:t>Se non si esprime</w:t>
            </w:r>
            <w:r w:rsidRPr="00572E96">
              <w:rPr>
                <w:rFonts w:cstheme="minorHAnsi"/>
                <w:color w:val="44546A" w:themeColor="text2"/>
                <w:u w:val="single"/>
              </w:rPr>
              <w:t>:</w:t>
            </w:r>
          </w:p>
          <w:p w14:paraId="6471A689" w14:textId="77777777" w:rsidR="00CE0BDA" w:rsidRPr="00572E96" w:rsidRDefault="00CE0BDA" w:rsidP="00CE0BDA">
            <w:pPr>
              <w:pStyle w:val="Paragrafoelenco"/>
              <w:autoSpaceDE w:val="0"/>
              <w:autoSpaceDN w:val="0"/>
              <w:adjustRightInd w:val="0"/>
              <w:ind w:left="709"/>
              <w:jc w:val="both"/>
              <w:rPr>
                <w:rFonts w:cstheme="minorHAnsi"/>
                <w:color w:val="44546A" w:themeColor="text2"/>
              </w:rPr>
            </w:pPr>
            <w:r w:rsidRPr="00572E96">
              <w:rPr>
                <w:rFonts w:cstheme="minorHAnsi"/>
                <w:b/>
                <w:color w:val="44546A" w:themeColor="text2"/>
                <w:u w:val="dotted"/>
              </w:rPr>
              <w:t>- e paga il nuovo premio</w:t>
            </w:r>
            <w:r w:rsidRPr="00572E96">
              <w:rPr>
                <w:rFonts w:cstheme="minorHAnsi"/>
                <w:color w:val="44546A" w:themeColor="text2"/>
              </w:rPr>
              <w:t xml:space="preserve">: la polizza prosegue e si intende implicitamente accolta la modifica proposta dalla Società; </w:t>
            </w:r>
          </w:p>
          <w:p w14:paraId="770EC8EE" w14:textId="20329E41" w:rsidR="00CE0BDA" w:rsidRDefault="00CE0BDA" w:rsidP="00CE0BDA">
            <w:pPr>
              <w:pStyle w:val="Paragrafoelenco"/>
              <w:autoSpaceDE w:val="0"/>
              <w:autoSpaceDN w:val="0"/>
              <w:adjustRightInd w:val="0"/>
              <w:ind w:left="709"/>
              <w:jc w:val="both"/>
              <w:rPr>
                <w:rFonts w:cstheme="minorHAnsi"/>
                <w:b/>
                <w:color w:val="44546A" w:themeColor="text2"/>
              </w:rPr>
            </w:pPr>
            <w:r w:rsidRPr="00572E96">
              <w:rPr>
                <w:rFonts w:cstheme="minorHAnsi"/>
                <w:b/>
                <w:color w:val="44546A" w:themeColor="text2"/>
              </w:rPr>
              <w:t xml:space="preserve">- e </w:t>
            </w:r>
            <w:r w:rsidRPr="00572E96">
              <w:rPr>
                <w:rFonts w:cstheme="minorHAnsi"/>
                <w:b/>
                <w:color w:val="44546A" w:themeColor="text2"/>
                <w:u w:val="dotted"/>
              </w:rPr>
              <w:t>non paga il nuovo premio</w:t>
            </w:r>
            <w:r w:rsidRPr="00572E96">
              <w:rPr>
                <w:rFonts w:cstheme="minorHAnsi"/>
                <w:color w:val="44546A" w:themeColor="text2"/>
              </w:rPr>
              <w:t xml:space="preserve">: scaduti i termini di ulteriori </w:t>
            </w:r>
            <w:r w:rsidRPr="00572E96">
              <w:rPr>
                <w:rFonts w:cstheme="minorHAnsi"/>
                <w:b/>
                <w:color w:val="44546A" w:themeColor="text2"/>
              </w:rPr>
              <w:t>15</w:t>
            </w:r>
            <w:r w:rsidRPr="00572E96">
              <w:rPr>
                <w:rFonts w:cstheme="minorHAnsi"/>
                <w:color w:val="44546A" w:themeColor="text2"/>
              </w:rPr>
              <w:t xml:space="preserve"> gg, </w:t>
            </w:r>
            <w:r w:rsidRPr="00572E96">
              <w:rPr>
                <w:rFonts w:cstheme="minorHAnsi"/>
                <w:b/>
                <w:color w:val="44546A" w:themeColor="text2"/>
              </w:rPr>
              <w:t>si risolve senza ulteriore formalità.</w:t>
            </w:r>
          </w:p>
          <w:p w14:paraId="0D3F59A3" w14:textId="77777777" w:rsidR="004B3AE3" w:rsidRPr="00572E96" w:rsidRDefault="004B3AE3" w:rsidP="004B3AE3">
            <w:pPr>
              <w:pStyle w:val="Paragrafoelenco"/>
              <w:numPr>
                <w:ilvl w:val="0"/>
                <w:numId w:val="13"/>
              </w:numPr>
              <w:autoSpaceDE w:val="0"/>
              <w:autoSpaceDN w:val="0"/>
              <w:adjustRightInd w:val="0"/>
              <w:ind w:left="709" w:hanging="425"/>
              <w:jc w:val="both"/>
              <w:rPr>
                <w:rFonts w:cstheme="minorHAnsi"/>
                <w:b/>
                <w:color w:val="ED7D31" w:themeColor="accent2"/>
              </w:rPr>
            </w:pPr>
            <w:r w:rsidRPr="00572E96">
              <w:rPr>
                <w:rFonts w:cstheme="minorHAnsi"/>
                <w:b/>
                <w:color w:val="ED7D31" w:themeColor="accent2"/>
                <w:u w:val="dotted"/>
              </w:rPr>
              <w:t xml:space="preserve">Variazione </w:t>
            </w:r>
            <w:r>
              <w:rPr>
                <w:rFonts w:cstheme="minorHAnsi"/>
                <w:b/>
                <w:color w:val="ED7D31" w:themeColor="accent2"/>
                <w:u w:val="dotted"/>
              </w:rPr>
              <w:t>parametro fatturato</w:t>
            </w:r>
            <w:r w:rsidRPr="00572E96">
              <w:rPr>
                <w:rFonts w:cstheme="minorHAnsi"/>
                <w:color w:val="ED7D31" w:themeColor="accent2"/>
              </w:rPr>
              <w:t>:</w:t>
            </w:r>
            <w:r w:rsidRPr="00572E96">
              <w:rPr>
                <w:rFonts w:cstheme="minorHAnsi"/>
                <w:b/>
                <w:color w:val="ED7D31" w:themeColor="accent2"/>
              </w:rPr>
              <w:t xml:space="preserve"> </w:t>
            </w:r>
          </w:p>
          <w:p w14:paraId="525E6967" w14:textId="77777777" w:rsidR="004B3AE3" w:rsidRDefault="004B3AE3" w:rsidP="00CE0BDA">
            <w:pPr>
              <w:pStyle w:val="Paragrafoelenco"/>
              <w:autoSpaceDE w:val="0"/>
              <w:autoSpaceDN w:val="0"/>
              <w:adjustRightInd w:val="0"/>
              <w:ind w:left="709"/>
              <w:jc w:val="both"/>
              <w:rPr>
                <w:rFonts w:cstheme="minorHAnsi"/>
                <w:color w:val="44546A" w:themeColor="text2"/>
              </w:rPr>
            </w:pPr>
            <w:r w:rsidRPr="00572E96">
              <w:rPr>
                <w:rFonts w:cstheme="minorHAnsi"/>
                <w:color w:val="44546A" w:themeColor="text2"/>
              </w:rPr>
              <w:t xml:space="preserve">In occasione delle scadenze annuali di polizza, a valere per le annualità successive, la Società </w:t>
            </w:r>
            <w:r>
              <w:rPr>
                <w:rFonts w:cstheme="minorHAnsi"/>
                <w:color w:val="44546A" w:themeColor="text2"/>
              </w:rPr>
              <w:t>adegua il premio di rinnovo in funzione della maggiorazione o riduzione del parametro FATTURATO (</w:t>
            </w:r>
            <w:r w:rsidRPr="00A6673B">
              <w:rPr>
                <w:rFonts w:cstheme="minorHAnsi"/>
                <w:b/>
                <w:color w:val="44546A" w:themeColor="text2"/>
                <w:u w:val="single"/>
              </w:rPr>
              <w:t>COMUNICAZIONE A CURA DEL CONTRAENTE TRAMITE L’INTERMEDIARIO</w:t>
            </w:r>
            <w:r>
              <w:rPr>
                <w:rFonts w:cstheme="minorHAnsi"/>
                <w:color w:val="44546A" w:themeColor="text2"/>
              </w:rPr>
              <w:t>)</w:t>
            </w:r>
            <w:r w:rsidRPr="004B3AE3">
              <w:rPr>
                <w:rFonts w:cstheme="minorHAnsi"/>
                <w:color w:val="44546A" w:themeColor="text2"/>
              </w:rPr>
              <w:sym w:font="Wingdings" w:char="F0E0"/>
            </w:r>
            <w:r>
              <w:rPr>
                <w:rFonts w:cstheme="minorHAnsi"/>
                <w:color w:val="44546A" w:themeColor="text2"/>
              </w:rPr>
              <w:t xml:space="preserve"> ove presenti coperture della sezione R.C.T. o Cyber Risk.</w:t>
            </w:r>
          </w:p>
          <w:p w14:paraId="0AFE6E30" w14:textId="77777777" w:rsidR="00CE0BDA" w:rsidRPr="00572E96" w:rsidRDefault="00CE0BDA" w:rsidP="00CE0BDA">
            <w:pPr>
              <w:autoSpaceDE w:val="0"/>
              <w:autoSpaceDN w:val="0"/>
              <w:adjustRightInd w:val="0"/>
              <w:ind w:left="284"/>
              <w:jc w:val="both"/>
              <w:rPr>
                <w:rFonts w:cstheme="minorHAnsi"/>
                <w:b/>
              </w:rPr>
            </w:pPr>
          </w:p>
          <w:p w14:paraId="5DD5CBC7" w14:textId="77777777" w:rsidR="00CE0BDA" w:rsidRPr="00572E96" w:rsidRDefault="00CE0BDA" w:rsidP="00005E56">
            <w:pPr>
              <w:pStyle w:val="Paragrafoelenco"/>
              <w:numPr>
                <w:ilvl w:val="0"/>
                <w:numId w:val="10"/>
              </w:numPr>
              <w:autoSpaceDE w:val="0"/>
              <w:autoSpaceDN w:val="0"/>
              <w:adjustRightInd w:val="0"/>
              <w:ind w:left="284" w:hanging="284"/>
              <w:jc w:val="both"/>
              <w:rPr>
                <w:rFonts w:cstheme="minorHAnsi"/>
              </w:rPr>
            </w:pPr>
            <w:r w:rsidRPr="00572E96">
              <w:rPr>
                <w:rFonts w:cstheme="minorHAnsi"/>
                <w:b/>
                <w:color w:val="44546A" w:themeColor="text2"/>
                <w:u w:val="single"/>
              </w:rPr>
              <w:t>Sostituzioni</w:t>
            </w:r>
            <w:r w:rsidRPr="00572E96">
              <w:rPr>
                <w:rFonts w:cstheme="minorHAnsi"/>
              </w:rPr>
              <w:t xml:space="preserve">: </w:t>
            </w:r>
          </w:p>
          <w:p w14:paraId="6DF76ECD" w14:textId="77777777" w:rsidR="00CE0BDA" w:rsidRPr="00572E96" w:rsidRDefault="00CE0BDA" w:rsidP="00CE0BDA">
            <w:pPr>
              <w:pStyle w:val="Paragrafoelenco"/>
              <w:autoSpaceDE w:val="0"/>
              <w:autoSpaceDN w:val="0"/>
              <w:adjustRightInd w:val="0"/>
              <w:ind w:left="284"/>
              <w:jc w:val="both"/>
              <w:rPr>
                <w:rFonts w:cstheme="minorHAnsi"/>
                <w:color w:val="44546A" w:themeColor="text2"/>
              </w:rPr>
            </w:pPr>
            <w:r w:rsidRPr="00572E96">
              <w:rPr>
                <w:rFonts w:cstheme="minorHAnsi"/>
                <w:color w:val="44546A" w:themeColor="text2"/>
              </w:rPr>
              <w:t xml:space="preserve">E’ ammessa in agenzia, tramite il Sistema informatico, la gestione </w:t>
            </w:r>
            <w:r w:rsidRPr="00572E96">
              <w:rPr>
                <w:rFonts w:cstheme="minorHAnsi"/>
                <w:b/>
                <w:color w:val="44546A" w:themeColor="text2"/>
              </w:rPr>
              <w:t xml:space="preserve">in autonomia </w:t>
            </w:r>
            <w:r w:rsidRPr="00572E96">
              <w:rPr>
                <w:rFonts w:cstheme="minorHAnsi"/>
                <w:color w:val="44546A" w:themeColor="text2"/>
              </w:rPr>
              <w:t>di tale</w:t>
            </w:r>
            <w:r w:rsidRPr="00572E96">
              <w:rPr>
                <w:rFonts w:cstheme="minorHAnsi"/>
                <w:b/>
                <w:color w:val="44546A" w:themeColor="text2"/>
              </w:rPr>
              <w:t xml:space="preserve"> </w:t>
            </w:r>
            <w:r w:rsidRPr="00572E96">
              <w:rPr>
                <w:rFonts w:cstheme="minorHAnsi"/>
                <w:color w:val="44546A" w:themeColor="text2"/>
              </w:rPr>
              <w:t>operatività</w:t>
            </w:r>
            <w:r w:rsidR="004B3AE3">
              <w:rPr>
                <w:rFonts w:cstheme="minorHAnsi"/>
                <w:color w:val="44546A" w:themeColor="text2"/>
              </w:rPr>
              <w:t xml:space="preserve"> </w:t>
            </w:r>
          </w:p>
          <w:p w14:paraId="4862A2B0" w14:textId="77777777" w:rsidR="00854545" w:rsidRPr="00572E96" w:rsidRDefault="00854545" w:rsidP="004619D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tabs>
                <w:tab w:val="left" w:pos="1418"/>
              </w:tabs>
              <w:autoSpaceDE w:val="0"/>
              <w:autoSpaceDN w:val="0"/>
              <w:adjustRightInd w:val="0"/>
              <w:ind w:left="567"/>
              <w:jc w:val="both"/>
              <w:rPr>
                <w:rFonts w:cstheme="minorHAnsi"/>
                <w:color w:val="44546A" w:themeColor="text2"/>
              </w:rPr>
            </w:pPr>
            <w:r w:rsidRPr="004619D3">
              <w:rPr>
                <w:rFonts w:cstheme="minorHAnsi"/>
                <w:b/>
                <w:color w:val="C45911" w:themeColor="accent2" w:themeShade="BF"/>
                <w:u w:val="double"/>
              </w:rPr>
              <w:t>ATTENZIONE</w:t>
            </w:r>
            <w:r w:rsidRPr="00572E96">
              <w:rPr>
                <w:rFonts w:cstheme="minorHAnsi"/>
                <w:b/>
                <w:color w:val="44546A" w:themeColor="text2"/>
              </w:rPr>
              <w:t>: operatività R.D. in presenza di vincolo</w:t>
            </w:r>
            <w:r>
              <w:rPr>
                <w:rFonts w:cstheme="minorHAnsi"/>
                <w:b/>
                <w:color w:val="44546A" w:themeColor="text2"/>
              </w:rPr>
              <w:t>!</w:t>
            </w:r>
          </w:p>
          <w:p w14:paraId="0B08094A" w14:textId="77777777" w:rsidR="00CE0BDA" w:rsidRPr="00572E96" w:rsidRDefault="00CE0BDA" w:rsidP="00CE0BDA">
            <w:pPr>
              <w:pStyle w:val="Paragrafoelenco"/>
              <w:autoSpaceDE w:val="0"/>
              <w:autoSpaceDN w:val="0"/>
              <w:adjustRightInd w:val="0"/>
              <w:ind w:left="709" w:hanging="425"/>
              <w:jc w:val="both"/>
              <w:rPr>
                <w:rFonts w:cstheme="minorHAnsi"/>
                <w:color w:val="44546A" w:themeColor="text2"/>
              </w:rPr>
            </w:pPr>
            <w:r w:rsidRPr="004619D3">
              <w:rPr>
                <w:rFonts w:cstheme="minorHAnsi"/>
                <w:b/>
                <w:color w:val="44546A" w:themeColor="text2"/>
                <w:u w:val="single"/>
              </w:rPr>
              <w:t>E’ possibile procedere</w:t>
            </w:r>
            <w:r w:rsidR="00C63A34">
              <w:rPr>
                <w:rFonts w:cstheme="minorHAnsi"/>
                <w:b/>
                <w:color w:val="44546A" w:themeColor="text2"/>
                <w:u w:val="single"/>
              </w:rPr>
              <w:t xml:space="preserve"> in autonomia</w:t>
            </w:r>
            <w:r w:rsidRPr="00572E96">
              <w:rPr>
                <w:rFonts w:cstheme="minorHAnsi"/>
                <w:color w:val="44546A" w:themeColor="text2"/>
              </w:rPr>
              <w:t>:</w:t>
            </w:r>
          </w:p>
          <w:p w14:paraId="4E591D12" w14:textId="334BD28F" w:rsidR="00CE0BDA" w:rsidRPr="00572E96" w:rsidRDefault="00CE0BDA" w:rsidP="00CE0BDA">
            <w:pPr>
              <w:tabs>
                <w:tab w:val="left" w:pos="993"/>
              </w:tabs>
              <w:autoSpaceDE w:val="0"/>
              <w:autoSpaceDN w:val="0"/>
              <w:adjustRightInd w:val="0"/>
              <w:ind w:firstLine="284"/>
              <w:jc w:val="both"/>
              <w:rPr>
                <w:rFonts w:cstheme="minorHAnsi"/>
                <w:color w:val="44546A" w:themeColor="text2"/>
              </w:rPr>
            </w:pPr>
            <w:r w:rsidRPr="00572E96">
              <w:rPr>
                <w:rFonts w:cstheme="minorHAnsi"/>
                <w:b/>
                <w:color w:val="ED7D31" w:themeColor="accent2"/>
              </w:rPr>
              <w:sym w:font="Wingdings" w:char="F0E0"/>
            </w:r>
            <w:r w:rsidRPr="00572E96">
              <w:rPr>
                <w:rFonts w:cstheme="minorHAnsi"/>
                <w:b/>
                <w:color w:val="ED7D31" w:themeColor="accent2"/>
              </w:rPr>
              <w:t xml:space="preserve"> I</w:t>
            </w:r>
            <w:r w:rsidRPr="00572E96">
              <w:rPr>
                <w:rFonts w:cstheme="minorHAnsi"/>
                <w:b/>
                <w:color w:val="ED7D31" w:themeColor="accent2"/>
                <w:u w:val="double"/>
              </w:rPr>
              <w:t>n corso d’anno</w:t>
            </w:r>
            <w:r w:rsidR="00E627E3">
              <w:rPr>
                <w:rFonts w:cstheme="minorHAnsi"/>
                <w:b/>
                <w:color w:val="ED7D31" w:themeColor="accent2"/>
                <w:u w:val="double"/>
              </w:rPr>
              <w:t xml:space="preserve"> (e analogamente anche a scadenza)</w:t>
            </w:r>
            <w:r w:rsidRPr="00572E96">
              <w:rPr>
                <w:rFonts w:cstheme="minorHAnsi"/>
                <w:b/>
                <w:color w:val="ED7D31" w:themeColor="accent2"/>
                <w:u w:val="double"/>
              </w:rPr>
              <w:t>,</w:t>
            </w:r>
            <w:r w:rsidRPr="00572E96">
              <w:rPr>
                <w:rFonts w:cstheme="minorHAnsi"/>
              </w:rPr>
              <w:t xml:space="preserve"> </w:t>
            </w:r>
            <w:r w:rsidRPr="00572E96">
              <w:rPr>
                <w:rFonts w:cstheme="minorHAnsi"/>
                <w:color w:val="44546A" w:themeColor="text2"/>
              </w:rPr>
              <w:t xml:space="preserve">ad una sostituzione con il medesimo contratto </w:t>
            </w:r>
            <w:r w:rsidRPr="00572E96">
              <w:rPr>
                <w:rFonts w:cstheme="minorHAnsi"/>
                <w:color w:val="44546A" w:themeColor="text2"/>
                <w:u w:val="single"/>
              </w:rPr>
              <w:t>per</w:t>
            </w:r>
            <w:r w:rsidRPr="00572E96">
              <w:rPr>
                <w:rFonts w:cstheme="minorHAnsi"/>
                <w:color w:val="44546A" w:themeColor="text2"/>
              </w:rPr>
              <w:t xml:space="preserve">: </w:t>
            </w:r>
          </w:p>
          <w:p w14:paraId="4BBD166D" w14:textId="77777777" w:rsidR="00596253" w:rsidRPr="00572E96" w:rsidRDefault="00CE0BDA" w:rsidP="00005E56">
            <w:pPr>
              <w:pStyle w:val="Paragrafoelenco"/>
              <w:numPr>
                <w:ilvl w:val="1"/>
                <w:numId w:val="14"/>
              </w:numPr>
              <w:tabs>
                <w:tab w:val="left" w:pos="567"/>
              </w:tabs>
              <w:autoSpaceDE w:val="0"/>
              <w:autoSpaceDN w:val="0"/>
              <w:adjustRightInd w:val="0"/>
              <w:ind w:left="1560" w:hanging="1276"/>
              <w:jc w:val="both"/>
              <w:rPr>
                <w:rFonts w:cstheme="minorHAnsi"/>
                <w:b/>
                <w:color w:val="44546A" w:themeColor="text2"/>
              </w:rPr>
            </w:pPr>
            <w:r w:rsidRPr="00572E96">
              <w:rPr>
                <w:rFonts w:cstheme="minorHAnsi"/>
                <w:b/>
                <w:color w:val="44546A" w:themeColor="text2"/>
              </w:rPr>
              <w:t xml:space="preserve">Variazioni </w:t>
            </w:r>
            <w:r w:rsidR="00596253" w:rsidRPr="00572E96">
              <w:rPr>
                <w:rFonts w:cstheme="minorHAnsi"/>
                <w:b/>
                <w:color w:val="44546A" w:themeColor="text2"/>
              </w:rPr>
              <w:t>indirizzo del Contraente</w:t>
            </w:r>
          </w:p>
          <w:p w14:paraId="30123A1A" w14:textId="35817084" w:rsidR="00A6673B" w:rsidRDefault="00596253" w:rsidP="00854545">
            <w:pPr>
              <w:pStyle w:val="Paragrafoelenco"/>
              <w:numPr>
                <w:ilvl w:val="1"/>
                <w:numId w:val="14"/>
              </w:numPr>
              <w:tabs>
                <w:tab w:val="left" w:pos="567"/>
              </w:tabs>
              <w:autoSpaceDE w:val="0"/>
              <w:autoSpaceDN w:val="0"/>
              <w:adjustRightInd w:val="0"/>
              <w:ind w:left="601" w:hanging="317"/>
              <w:jc w:val="both"/>
              <w:rPr>
                <w:rFonts w:cstheme="minorHAnsi"/>
                <w:color w:val="44546A" w:themeColor="text2"/>
              </w:rPr>
            </w:pPr>
            <w:r w:rsidRPr="00572E96">
              <w:rPr>
                <w:rFonts w:cstheme="minorHAnsi"/>
                <w:b/>
                <w:color w:val="44546A" w:themeColor="text2"/>
              </w:rPr>
              <w:t>Variazione ubicazione del rischio assicurato</w:t>
            </w:r>
            <w:r w:rsidRPr="00572E96">
              <w:rPr>
                <w:rFonts w:cstheme="minorHAnsi"/>
                <w:b/>
              </w:rPr>
              <w:sym w:font="Wingdings" w:char="F0E0"/>
            </w:r>
            <w:r w:rsidR="00CE0BDA" w:rsidRPr="00572E96">
              <w:rPr>
                <w:rFonts w:cstheme="minorHAnsi"/>
                <w:color w:val="44546A" w:themeColor="text2"/>
              </w:rPr>
              <w:t xml:space="preserve">purché </w:t>
            </w:r>
            <w:r w:rsidR="00A11B5A">
              <w:rPr>
                <w:rFonts w:cstheme="minorHAnsi"/>
                <w:color w:val="44546A" w:themeColor="text2"/>
              </w:rPr>
              <w:t xml:space="preserve">dimostrato il cambio </w:t>
            </w:r>
            <w:r w:rsidR="002C42E0">
              <w:rPr>
                <w:rFonts w:cstheme="minorHAnsi"/>
                <w:color w:val="44546A" w:themeColor="text2"/>
              </w:rPr>
              <w:t>ubicazione</w:t>
            </w:r>
            <w:r w:rsidR="00A11B5A">
              <w:rPr>
                <w:rFonts w:cstheme="minorHAnsi"/>
                <w:color w:val="44546A" w:themeColor="text2"/>
              </w:rPr>
              <w:t xml:space="preserve"> con cessazione del rischio in essere</w:t>
            </w:r>
            <w:r w:rsidR="002C42E0">
              <w:rPr>
                <w:rFonts w:cstheme="minorHAnsi"/>
                <w:color w:val="44546A" w:themeColor="text2"/>
              </w:rPr>
              <w:t xml:space="preserve"> e possibile modifica delle garanzie/somme/limiti</w:t>
            </w:r>
            <w:r w:rsidR="00A6673B">
              <w:rPr>
                <w:rFonts w:cstheme="minorHAnsi"/>
                <w:color w:val="44546A" w:themeColor="text2"/>
              </w:rPr>
              <w:t>;</w:t>
            </w:r>
          </w:p>
          <w:p w14:paraId="464BBD81" w14:textId="77777777" w:rsidR="00854545" w:rsidRPr="004619D3" w:rsidRDefault="00854545" w:rsidP="00854545">
            <w:pPr>
              <w:pStyle w:val="Paragrafoelenco"/>
              <w:numPr>
                <w:ilvl w:val="1"/>
                <w:numId w:val="14"/>
              </w:numPr>
              <w:tabs>
                <w:tab w:val="left" w:pos="567"/>
              </w:tabs>
              <w:autoSpaceDE w:val="0"/>
              <w:autoSpaceDN w:val="0"/>
              <w:adjustRightInd w:val="0"/>
              <w:ind w:left="1560" w:hanging="1276"/>
              <w:jc w:val="both"/>
              <w:rPr>
                <w:rFonts w:cstheme="minorHAnsi"/>
                <w:color w:val="44546A" w:themeColor="text2"/>
              </w:rPr>
            </w:pPr>
            <w:r w:rsidRPr="004619D3">
              <w:rPr>
                <w:rFonts w:cstheme="minorHAnsi"/>
                <w:b/>
                <w:color w:val="44546A" w:themeColor="text2"/>
              </w:rPr>
              <w:t>Aggiunta di un nuovo bene immobile da assicurare;</w:t>
            </w:r>
          </w:p>
          <w:p w14:paraId="62B1D155" w14:textId="77777777" w:rsidR="00854545" w:rsidRPr="00DC69E0" w:rsidRDefault="00854545" w:rsidP="00854545">
            <w:pPr>
              <w:pStyle w:val="Paragrafoelenco"/>
              <w:numPr>
                <w:ilvl w:val="1"/>
                <w:numId w:val="14"/>
              </w:numPr>
              <w:tabs>
                <w:tab w:val="left" w:pos="567"/>
              </w:tabs>
              <w:autoSpaceDE w:val="0"/>
              <w:autoSpaceDN w:val="0"/>
              <w:adjustRightInd w:val="0"/>
              <w:ind w:left="601" w:hanging="317"/>
              <w:jc w:val="both"/>
              <w:rPr>
                <w:rFonts w:cstheme="minorHAnsi"/>
                <w:color w:val="44546A" w:themeColor="text2"/>
              </w:rPr>
            </w:pPr>
            <w:r w:rsidRPr="004619D3">
              <w:rPr>
                <w:rFonts w:cstheme="minorHAnsi"/>
                <w:b/>
                <w:color w:val="44546A" w:themeColor="text2"/>
              </w:rPr>
              <w:t>Eliminazione di un bene assicurato</w:t>
            </w:r>
            <w:r w:rsidRPr="00DC69E0">
              <w:rPr>
                <w:rFonts w:cstheme="minorHAnsi"/>
                <w:color w:val="44546A" w:themeColor="text2"/>
              </w:rPr>
              <w:t xml:space="preserve"> (in quanto non più di proprietà o non più in locazione)  </w:t>
            </w:r>
          </w:p>
          <w:p w14:paraId="66C19630" w14:textId="6FD80EF1" w:rsidR="00A11B5A" w:rsidRPr="009C0AC0" w:rsidRDefault="00A6673B" w:rsidP="00005E56">
            <w:pPr>
              <w:pStyle w:val="Paragrafoelenco"/>
              <w:numPr>
                <w:ilvl w:val="1"/>
                <w:numId w:val="14"/>
              </w:numPr>
              <w:tabs>
                <w:tab w:val="left" w:pos="567"/>
              </w:tabs>
              <w:autoSpaceDE w:val="0"/>
              <w:autoSpaceDN w:val="0"/>
              <w:adjustRightInd w:val="0"/>
              <w:spacing w:after="160" w:line="259" w:lineRule="auto"/>
              <w:ind w:left="1560" w:hanging="1276"/>
              <w:jc w:val="both"/>
              <w:rPr>
                <w:rFonts w:cstheme="minorHAnsi"/>
                <w:color w:val="44546A" w:themeColor="text2"/>
              </w:rPr>
            </w:pPr>
            <w:r w:rsidRPr="00DC69E0">
              <w:rPr>
                <w:rFonts w:cstheme="minorHAnsi"/>
                <w:b/>
                <w:color w:val="44546A" w:themeColor="text2"/>
              </w:rPr>
              <w:t>Modifica del fatturato (superiore</w:t>
            </w:r>
            <w:r w:rsidR="00B47825">
              <w:rPr>
                <w:rFonts w:cstheme="minorHAnsi"/>
                <w:b/>
                <w:color w:val="44546A" w:themeColor="text2"/>
              </w:rPr>
              <w:t xml:space="preserve"> </w:t>
            </w:r>
            <w:r w:rsidR="00B47825" w:rsidRPr="00AD1705">
              <w:rPr>
                <w:rFonts w:cstheme="minorHAnsi"/>
                <w:b/>
                <w:color w:val="44546A" w:themeColor="text2"/>
              </w:rPr>
              <w:t>o inferiore</w:t>
            </w:r>
            <w:r w:rsidRPr="00AD1705">
              <w:rPr>
                <w:rFonts w:cstheme="minorHAnsi"/>
                <w:b/>
                <w:color w:val="44546A" w:themeColor="text2"/>
              </w:rPr>
              <w:t xml:space="preserve"> alla</w:t>
            </w:r>
            <w:r w:rsidRPr="00DC69E0">
              <w:rPr>
                <w:rFonts w:cstheme="minorHAnsi"/>
                <w:b/>
                <w:color w:val="44546A" w:themeColor="text2"/>
              </w:rPr>
              <w:t xml:space="preserve"> fascia dichiarata)</w:t>
            </w:r>
          </w:p>
          <w:p w14:paraId="5AB8910E" w14:textId="6C29227F" w:rsidR="00854545" w:rsidRPr="006210B2" w:rsidRDefault="00A11B5A" w:rsidP="00005E56">
            <w:pPr>
              <w:pStyle w:val="Paragrafoelenco"/>
              <w:numPr>
                <w:ilvl w:val="1"/>
                <w:numId w:val="14"/>
              </w:numPr>
              <w:tabs>
                <w:tab w:val="left" w:pos="567"/>
              </w:tabs>
              <w:autoSpaceDE w:val="0"/>
              <w:autoSpaceDN w:val="0"/>
              <w:adjustRightInd w:val="0"/>
              <w:spacing w:after="160" w:line="259" w:lineRule="auto"/>
              <w:ind w:left="1560" w:hanging="1276"/>
              <w:jc w:val="both"/>
              <w:rPr>
                <w:rFonts w:cstheme="minorHAnsi"/>
                <w:color w:val="44546A" w:themeColor="text2"/>
              </w:rPr>
            </w:pPr>
            <w:r>
              <w:rPr>
                <w:rFonts w:cstheme="minorHAnsi"/>
                <w:b/>
                <w:color w:val="44546A" w:themeColor="text2"/>
              </w:rPr>
              <w:t>Modifica delle garanzie</w:t>
            </w:r>
            <w:r w:rsidR="00B2787C">
              <w:rPr>
                <w:rFonts w:cstheme="minorHAnsi"/>
                <w:b/>
                <w:color w:val="44546A" w:themeColor="text2"/>
              </w:rPr>
              <w:t xml:space="preserve"> in aggiunta o riduzione</w:t>
            </w:r>
            <w:r w:rsidR="00854545" w:rsidRPr="004619D3">
              <w:rPr>
                <w:rFonts w:cstheme="minorHAnsi"/>
                <w:b/>
                <w:color w:val="44546A" w:themeColor="text2"/>
              </w:rPr>
              <w:t>.</w:t>
            </w:r>
          </w:p>
          <w:p w14:paraId="75A1A47E" w14:textId="77777777" w:rsidR="00302F56" w:rsidRDefault="00302F56">
            <w:pPr>
              <w:pStyle w:val="Paragrafoelenco"/>
              <w:tabs>
                <w:tab w:val="left" w:pos="567"/>
              </w:tabs>
              <w:autoSpaceDE w:val="0"/>
              <w:autoSpaceDN w:val="0"/>
              <w:adjustRightInd w:val="0"/>
              <w:ind w:left="1560"/>
              <w:jc w:val="both"/>
              <w:rPr>
                <w:rFonts w:cstheme="minorHAnsi"/>
                <w:color w:val="44546A" w:themeColor="text2"/>
              </w:rPr>
            </w:pPr>
          </w:p>
          <w:p w14:paraId="553070E1" w14:textId="77777777" w:rsidR="00C63A34" w:rsidRDefault="00C63A34" w:rsidP="00C63A34">
            <w:pPr>
              <w:tabs>
                <w:tab w:val="left" w:pos="993"/>
              </w:tabs>
              <w:autoSpaceDE w:val="0"/>
              <w:autoSpaceDN w:val="0"/>
              <w:adjustRightInd w:val="0"/>
              <w:ind w:left="567" w:hanging="283"/>
              <w:jc w:val="both"/>
              <w:rPr>
                <w:rFonts w:cstheme="minorHAnsi"/>
                <w:b/>
                <w:color w:val="44546A" w:themeColor="text2"/>
              </w:rPr>
            </w:pPr>
            <w:r w:rsidRPr="004619D3">
              <w:rPr>
                <w:rFonts w:cstheme="minorHAnsi"/>
                <w:b/>
                <w:color w:val="FF0000"/>
              </w:rPr>
              <w:t xml:space="preserve">N.B. </w:t>
            </w:r>
            <w:r w:rsidRPr="00DC69E0">
              <w:rPr>
                <w:rFonts w:cstheme="minorHAnsi"/>
                <w:b/>
                <w:color w:val="44546A" w:themeColor="text2"/>
              </w:rPr>
              <w:t>sono riservate alla Direzione sostituzioni in corso di anno per eventuali altre casistiche</w:t>
            </w:r>
          </w:p>
          <w:p w14:paraId="3E67525D" w14:textId="77777777" w:rsidR="00C63A34" w:rsidRPr="004619D3" w:rsidRDefault="00C63A34" w:rsidP="004619D3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cstheme="minorHAnsi"/>
                <w:color w:val="44546A" w:themeColor="text2"/>
              </w:rPr>
            </w:pPr>
          </w:p>
          <w:p w14:paraId="473FD72E" w14:textId="6D798311" w:rsidR="00C63A34" w:rsidRDefault="00C63A34" w:rsidP="00C63A34">
            <w:pPr>
              <w:tabs>
                <w:tab w:val="left" w:pos="993"/>
              </w:tabs>
              <w:autoSpaceDE w:val="0"/>
              <w:autoSpaceDN w:val="0"/>
              <w:adjustRightInd w:val="0"/>
              <w:ind w:left="567" w:hanging="283"/>
              <w:jc w:val="both"/>
              <w:rPr>
                <w:rFonts w:cstheme="minorHAnsi"/>
                <w:b/>
                <w:color w:val="44546A" w:themeColor="text2"/>
              </w:rPr>
            </w:pPr>
            <w:r w:rsidRPr="00904F3B">
              <w:rPr>
                <w:rFonts w:cstheme="minorHAnsi"/>
                <w:color w:val="FF0000"/>
              </w:rPr>
              <w:t>*</w:t>
            </w:r>
            <w:r>
              <w:rPr>
                <w:rFonts w:cstheme="minorHAnsi"/>
                <w:color w:val="FF0000"/>
              </w:rPr>
              <w:t xml:space="preserve"> </w:t>
            </w:r>
            <w:r>
              <w:rPr>
                <w:rFonts w:cstheme="minorHAnsi"/>
                <w:color w:val="44546A" w:themeColor="text2"/>
              </w:rPr>
              <w:t xml:space="preserve">Si ricorda che il contratto è stipulato nella forma a </w:t>
            </w:r>
            <w:r w:rsidRPr="00904F3B">
              <w:rPr>
                <w:rFonts w:cstheme="minorHAnsi"/>
                <w:b/>
                <w:color w:val="44546A" w:themeColor="text2"/>
              </w:rPr>
              <w:t>Primo Rischio Assoluto</w:t>
            </w:r>
            <w:r w:rsidR="00AD1705">
              <w:rPr>
                <w:rFonts w:cstheme="minorHAnsi"/>
                <w:b/>
                <w:color w:val="44546A" w:themeColor="text2"/>
              </w:rPr>
              <w:t xml:space="preserve"> o Valore Intero</w:t>
            </w:r>
            <w:r>
              <w:rPr>
                <w:rFonts w:cstheme="minorHAnsi"/>
                <w:b/>
                <w:color w:val="44546A" w:themeColor="text2"/>
              </w:rPr>
              <w:t>.</w:t>
            </w:r>
          </w:p>
          <w:p w14:paraId="772EE60F" w14:textId="77777777" w:rsidR="00C63A34" w:rsidRDefault="00C63A34" w:rsidP="00C63A34">
            <w:pPr>
              <w:tabs>
                <w:tab w:val="left" w:pos="993"/>
              </w:tabs>
              <w:autoSpaceDE w:val="0"/>
              <w:autoSpaceDN w:val="0"/>
              <w:adjustRightInd w:val="0"/>
              <w:ind w:left="567" w:hanging="283"/>
              <w:jc w:val="both"/>
              <w:rPr>
                <w:rFonts w:cstheme="minorHAnsi"/>
                <w:b/>
                <w:color w:val="44546A" w:themeColor="text2"/>
              </w:rPr>
            </w:pPr>
          </w:p>
          <w:p w14:paraId="5D3CD24C" w14:textId="77777777" w:rsidR="00CE0BDA" w:rsidRPr="00572E96" w:rsidRDefault="00CE0BDA" w:rsidP="004619D3">
            <w:pPr>
              <w:tabs>
                <w:tab w:val="left" w:pos="993"/>
              </w:tabs>
              <w:autoSpaceDE w:val="0"/>
              <w:autoSpaceDN w:val="0"/>
              <w:adjustRightInd w:val="0"/>
              <w:ind w:left="567" w:hanging="283"/>
              <w:jc w:val="both"/>
              <w:rPr>
                <w:noProof/>
                <w:lang w:eastAsia="it-IT"/>
              </w:rPr>
            </w:pPr>
          </w:p>
        </w:tc>
      </w:tr>
    </w:tbl>
    <w:p w14:paraId="560FD516" w14:textId="77777777" w:rsidR="007A43E2" w:rsidRPr="00572E96" w:rsidRDefault="007A43E2" w:rsidP="007A43E2">
      <w:pPr>
        <w:tabs>
          <w:tab w:val="left" w:pos="3214"/>
        </w:tabs>
        <w:rPr>
          <w:sz w:val="2"/>
          <w:szCs w:val="24"/>
        </w:rPr>
      </w:pPr>
    </w:p>
    <w:p w14:paraId="191FE350" w14:textId="77777777" w:rsidR="007A43E2" w:rsidRDefault="007A43E2">
      <w:pPr>
        <w:rPr>
          <w:b/>
        </w:rPr>
      </w:pPr>
    </w:p>
    <w:sectPr w:rsidR="007A43E2" w:rsidSect="00FB6653">
      <w:headerReference w:type="default" r:id="rId19"/>
      <w:footerReference w:type="default" r:id="rId20"/>
      <w:pgSz w:w="11906" w:h="16838"/>
      <w:pgMar w:top="426" w:right="1134" w:bottom="1134" w:left="1134" w:header="708" w:footer="275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9" w:author="Michele Lomazzi" w:date="2022-09-12T12:43:00Z" w:initials="ML">
    <w:p w14:paraId="68C14B5D" w14:textId="77777777" w:rsidR="005616BF" w:rsidRDefault="005616BF">
      <w:pPr>
        <w:pStyle w:val="Testocommento"/>
      </w:pPr>
      <w:r>
        <w:rPr>
          <w:rStyle w:val="Rimandocommento"/>
        </w:rPr>
        <w:annotationRef/>
      </w:r>
      <w:r>
        <w:t>Mi confermi che RL è abbinabile a tutte le garanzie DANNI sia in forma RN che AR dato che cosi è scritto nelle regole di vendibilità nella pagina che precede?</w:t>
      </w:r>
    </w:p>
    <w:p w14:paraId="06695DE0" w14:textId="11515506" w:rsidR="005616BF" w:rsidRDefault="005616BF">
      <w:pPr>
        <w:pStyle w:val="Testocommento"/>
      </w:pPr>
      <w:r>
        <w:t>Grazie</w:t>
      </w:r>
    </w:p>
    <w:p w14:paraId="4E3475D1" w14:textId="77777777" w:rsidR="005616BF" w:rsidRDefault="005616BF">
      <w:pPr>
        <w:pStyle w:val="Testocommento"/>
      </w:pPr>
      <w:r>
        <w:t>Qui si pare voler inserire un limite che non era previsto</w:t>
      </w:r>
    </w:p>
    <w:p w14:paraId="662EEB45" w14:textId="5EFDEB30" w:rsidR="005616BF" w:rsidRDefault="005616BF">
      <w:pPr>
        <w:pStyle w:val="Testocommento"/>
      </w:pPr>
    </w:p>
  </w:comment>
  <w:comment w:id="26" w:author="Michele Lomazzi" w:date="2022-09-12T12:46:00Z" w:initials="ML">
    <w:p w14:paraId="0314B37D" w14:textId="77777777" w:rsidR="005616BF" w:rsidRDefault="005616BF" w:rsidP="005616BF">
      <w:pPr>
        <w:pStyle w:val="Testocommento"/>
      </w:pPr>
      <w:r>
        <w:rPr>
          <w:rStyle w:val="Rimandocommento"/>
        </w:rPr>
        <w:annotationRef/>
      </w:r>
      <w:r>
        <w:t>Mi confermi che RL è abbinabile a tutte le garanzie DANNI sia in forma RN che AR dato che cosi è scritto nelle regole di vendibilità nella pagina che precede?</w:t>
      </w:r>
    </w:p>
    <w:p w14:paraId="4C3669E6" w14:textId="77777777" w:rsidR="005616BF" w:rsidRDefault="005616BF" w:rsidP="005616BF">
      <w:pPr>
        <w:pStyle w:val="Testocommento"/>
      </w:pPr>
      <w:r>
        <w:t>Grazie</w:t>
      </w:r>
    </w:p>
    <w:p w14:paraId="5E896BD4" w14:textId="77777777" w:rsidR="005616BF" w:rsidRDefault="005616BF" w:rsidP="005616BF">
      <w:pPr>
        <w:pStyle w:val="Testocommento"/>
      </w:pPr>
      <w:r>
        <w:t>Qui si pare voler inserire un limite che non era previsto</w:t>
      </w:r>
    </w:p>
    <w:p w14:paraId="280DE86B" w14:textId="58FA9B9A" w:rsidR="005616BF" w:rsidRPr="005616BF" w:rsidRDefault="005616BF">
      <w:pPr>
        <w:pStyle w:val="Testocommento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62EEB45" w15:done="0"/>
  <w15:commentEx w15:paraId="280DE86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C9A803" w16cex:dateUtc="2022-09-12T10:43:00Z"/>
  <w16cex:commentExtensible w16cex:durableId="26C9A8A0" w16cex:dateUtc="2022-09-12T10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62EEB45" w16cid:durableId="26C9A803"/>
  <w16cid:commentId w16cid:paraId="280DE86B" w16cid:durableId="26C9A8A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B085BE" w14:textId="77777777" w:rsidR="00070B37" w:rsidRDefault="00070B37" w:rsidP="009E1A74">
      <w:pPr>
        <w:spacing w:after="0" w:line="240" w:lineRule="auto"/>
      </w:pPr>
      <w:r>
        <w:separator/>
      </w:r>
    </w:p>
  </w:endnote>
  <w:endnote w:type="continuationSeparator" w:id="0">
    <w:p w14:paraId="05EEDB61" w14:textId="77777777" w:rsidR="00070B37" w:rsidRDefault="00070B37" w:rsidP="009E1A74">
      <w:pPr>
        <w:spacing w:after="0" w:line="240" w:lineRule="auto"/>
      </w:pPr>
      <w:r>
        <w:continuationSeparator/>
      </w:r>
    </w:p>
  </w:endnote>
  <w:endnote w:type="continuationNotice" w:id="1">
    <w:p w14:paraId="62F4AB3F" w14:textId="77777777" w:rsidR="00070B37" w:rsidRDefault="00070B3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S UI 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A4316B" w14:textId="77777777" w:rsidR="002336E9" w:rsidRPr="009E1A74" w:rsidRDefault="002336E9">
    <w:pPr>
      <w:tabs>
        <w:tab w:val="center" w:pos="4550"/>
        <w:tab w:val="left" w:pos="5818"/>
      </w:tabs>
      <w:ind w:right="260"/>
      <w:jc w:val="right"/>
      <w:rPr>
        <w:sz w:val="20"/>
      </w:rPr>
    </w:pPr>
    <w:r w:rsidRPr="009E1A74">
      <w:rPr>
        <w:spacing w:val="60"/>
        <w:sz w:val="20"/>
      </w:rPr>
      <w:t>Pag.</w:t>
    </w:r>
    <w:r w:rsidRPr="009E1A74">
      <w:rPr>
        <w:sz w:val="20"/>
      </w:rPr>
      <w:t xml:space="preserve"> </w:t>
    </w:r>
    <w:r w:rsidR="00510F4B" w:rsidRPr="009E1A74">
      <w:rPr>
        <w:sz w:val="20"/>
      </w:rPr>
      <w:fldChar w:fldCharType="begin"/>
    </w:r>
    <w:r w:rsidRPr="009E1A74">
      <w:rPr>
        <w:sz w:val="20"/>
      </w:rPr>
      <w:instrText>PAGE   \* MERGEFORMAT</w:instrText>
    </w:r>
    <w:r w:rsidR="00510F4B" w:rsidRPr="009E1A74">
      <w:rPr>
        <w:sz w:val="20"/>
      </w:rPr>
      <w:fldChar w:fldCharType="separate"/>
    </w:r>
    <w:r w:rsidR="00BF7D1E">
      <w:rPr>
        <w:noProof/>
        <w:sz w:val="20"/>
      </w:rPr>
      <w:t>4</w:t>
    </w:r>
    <w:r w:rsidR="00510F4B" w:rsidRPr="009E1A74">
      <w:rPr>
        <w:sz w:val="20"/>
      </w:rPr>
      <w:fldChar w:fldCharType="end"/>
    </w:r>
    <w:r w:rsidRPr="009E1A74">
      <w:rPr>
        <w:sz w:val="20"/>
      </w:rPr>
      <w:t xml:space="preserve"> | </w:t>
    </w:r>
    <w:fldSimple w:instr="NUMPAGES  \* Arabic  \* MERGEFORMAT">
      <w:r w:rsidR="00BF7D1E" w:rsidRPr="00BF7D1E">
        <w:rPr>
          <w:noProof/>
          <w:sz w:val="20"/>
        </w:rPr>
        <w:t>16</w:t>
      </w:r>
    </w:fldSimple>
  </w:p>
  <w:p w14:paraId="1408C225" w14:textId="77777777" w:rsidR="002336E9" w:rsidRDefault="002336E9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BAAD07" w14:textId="77777777" w:rsidR="00070B37" w:rsidRDefault="00070B37" w:rsidP="009E1A74">
      <w:pPr>
        <w:spacing w:after="0" w:line="240" w:lineRule="auto"/>
      </w:pPr>
      <w:r>
        <w:separator/>
      </w:r>
    </w:p>
  </w:footnote>
  <w:footnote w:type="continuationSeparator" w:id="0">
    <w:p w14:paraId="343A65E2" w14:textId="77777777" w:rsidR="00070B37" w:rsidRDefault="00070B37" w:rsidP="009E1A74">
      <w:pPr>
        <w:spacing w:after="0" w:line="240" w:lineRule="auto"/>
      </w:pPr>
      <w:r>
        <w:continuationSeparator/>
      </w:r>
    </w:p>
  </w:footnote>
  <w:footnote w:type="continuationNotice" w:id="1">
    <w:p w14:paraId="6245282A" w14:textId="77777777" w:rsidR="00070B37" w:rsidRDefault="00070B3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E37FE7" w14:textId="76B448DC" w:rsidR="002336E9" w:rsidRDefault="002336E9">
    <w:pPr>
      <w:pStyle w:val="Intestazione"/>
    </w:pPr>
    <w:r>
      <w:rPr>
        <w:noProof/>
        <w:lang w:eastAsia="it-IT"/>
      </w:rPr>
      <w:drawing>
        <wp:anchor distT="0" distB="0" distL="114300" distR="114300" simplePos="0" relativeHeight="251658240" behindDoc="1" locked="0" layoutInCell="1" allowOverlap="1" wp14:anchorId="783C55EC" wp14:editId="3DB94143">
          <wp:simplePos x="0" y="0"/>
          <wp:positionH relativeFrom="column">
            <wp:posOffset>-280137</wp:posOffset>
          </wp:positionH>
          <wp:positionV relativeFrom="paragraph">
            <wp:posOffset>-412979</wp:posOffset>
          </wp:positionV>
          <wp:extent cx="819302" cy="602883"/>
          <wp:effectExtent l="0" t="0" r="0" b="6985"/>
          <wp:wrapNone/>
          <wp:docPr id="32" name="Immagine 32" descr="Intestazio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Intestazione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483" t="14966" r="77740" b="14285"/>
                  <a:stretch>
                    <a:fillRect/>
                  </a:stretch>
                </pic:blipFill>
                <pic:spPr bwMode="auto">
                  <a:xfrm>
                    <a:off x="0" y="0"/>
                    <a:ext cx="819302" cy="60288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2074B"/>
    <w:multiLevelType w:val="hybridMultilevel"/>
    <w:tmpl w:val="103E5E3C"/>
    <w:lvl w:ilvl="0" w:tplc="FB44E20E">
      <w:numFmt w:val="bullet"/>
      <w:lvlText w:val="✓"/>
      <w:lvlJc w:val="left"/>
      <w:pPr>
        <w:ind w:left="720" w:hanging="360"/>
      </w:pPr>
      <w:rPr>
        <w:rFonts w:ascii="MS UI Gothic" w:eastAsia="MS UI Gothic" w:hAnsi="MS UI Gothic" w:cs="MS UI Gothic" w:hint="default"/>
        <w:color w:val="11B050"/>
        <w:w w:val="80"/>
        <w:sz w:val="16"/>
        <w:szCs w:val="16"/>
        <w:lang w:val="it-IT" w:eastAsia="en-US" w:bidi="ar-SA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74822"/>
    <w:multiLevelType w:val="hybridMultilevel"/>
    <w:tmpl w:val="E0F6DB08"/>
    <w:lvl w:ilvl="0" w:tplc="5D2E2A3C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  <w:b/>
        <w:color w:val="FF0000"/>
        <w:sz w:val="18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0F6CFB"/>
    <w:multiLevelType w:val="hybridMultilevel"/>
    <w:tmpl w:val="5B6225F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BC49B5"/>
    <w:multiLevelType w:val="hybridMultilevel"/>
    <w:tmpl w:val="BCC45D44"/>
    <w:lvl w:ilvl="0" w:tplc="04100015">
      <w:start w:val="1"/>
      <w:numFmt w:val="upperLetter"/>
      <w:lvlText w:val="%1."/>
      <w:lvlJc w:val="left"/>
      <w:pPr>
        <w:ind w:left="720" w:hanging="360"/>
      </w:pPr>
      <w:rPr>
        <w:rFonts w:hint="default"/>
        <w:color w:val="11B050"/>
        <w:w w:val="80"/>
        <w:sz w:val="16"/>
        <w:szCs w:val="16"/>
        <w:lang w:val="it-IT" w:eastAsia="en-US" w:bidi="ar-SA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5B7E91"/>
    <w:multiLevelType w:val="hybridMultilevel"/>
    <w:tmpl w:val="AA90CC5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EB603B"/>
    <w:multiLevelType w:val="hybridMultilevel"/>
    <w:tmpl w:val="158AD03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6113F5"/>
    <w:multiLevelType w:val="hybridMultilevel"/>
    <w:tmpl w:val="8064EFD2"/>
    <w:lvl w:ilvl="0" w:tplc="A09C291A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hint="default"/>
        <w:color w:val="221F1F"/>
        <w:w w:val="101"/>
        <w:sz w:val="18"/>
        <w:szCs w:val="18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FD645A"/>
    <w:multiLevelType w:val="hybridMultilevel"/>
    <w:tmpl w:val="9668999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1B050"/>
        <w:w w:val="80"/>
        <w:sz w:val="16"/>
        <w:szCs w:val="16"/>
        <w:lang w:val="it-IT" w:eastAsia="en-US" w:bidi="ar-SA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A46D84"/>
    <w:multiLevelType w:val="hybridMultilevel"/>
    <w:tmpl w:val="04187B56"/>
    <w:lvl w:ilvl="0" w:tplc="38B6E63E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/>
        <w:color w:val="FF000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DC41CF"/>
    <w:multiLevelType w:val="hybridMultilevel"/>
    <w:tmpl w:val="811686CE"/>
    <w:lvl w:ilvl="0" w:tplc="9B3848A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C464D9"/>
    <w:multiLevelType w:val="hybridMultilevel"/>
    <w:tmpl w:val="47ECA4F4"/>
    <w:lvl w:ilvl="0" w:tplc="810ADB50">
      <w:numFmt w:val="bullet"/>
      <w:lvlText w:val="✓"/>
      <w:lvlJc w:val="left"/>
      <w:pPr>
        <w:ind w:left="1428" w:hanging="360"/>
      </w:pPr>
      <w:rPr>
        <w:rFonts w:hint="default"/>
        <w:w w:val="78"/>
        <w:lang w:val="it-IT" w:eastAsia="en-US" w:bidi="ar-SA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27801621"/>
    <w:multiLevelType w:val="hybridMultilevel"/>
    <w:tmpl w:val="4DCAAD3A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12FCAF42">
      <w:start w:val="1"/>
      <w:numFmt w:val="decimal"/>
      <w:lvlText w:val="%2."/>
      <w:lvlJc w:val="left"/>
      <w:pPr>
        <w:ind w:left="2148" w:hanging="360"/>
      </w:pPr>
      <w:rPr>
        <w:rFonts w:hint="default"/>
        <w:b/>
        <w:color w:val="ED7D31" w:themeColor="accent2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299F6218"/>
    <w:multiLevelType w:val="hybridMultilevel"/>
    <w:tmpl w:val="E55CB3F4"/>
    <w:lvl w:ilvl="0" w:tplc="356CD540">
      <w:start w:val="1"/>
      <w:numFmt w:val="bullet"/>
      <w:lvlText w:val="-"/>
      <w:lvlJc w:val="left"/>
      <w:pPr>
        <w:ind w:left="421" w:hanging="322"/>
      </w:pPr>
      <w:rPr>
        <w:rFonts w:ascii="Arial" w:eastAsia="Arial" w:hAnsi="Arial" w:hint="default"/>
        <w:color w:val="201E1F"/>
        <w:w w:val="101"/>
        <w:sz w:val="18"/>
        <w:szCs w:val="18"/>
      </w:rPr>
    </w:lvl>
    <w:lvl w:ilvl="1" w:tplc="848C6D9A">
      <w:start w:val="1"/>
      <w:numFmt w:val="bullet"/>
      <w:lvlText w:val="•"/>
      <w:lvlJc w:val="left"/>
      <w:pPr>
        <w:ind w:left="1143" w:hanging="322"/>
      </w:pPr>
      <w:rPr>
        <w:rFonts w:hint="default"/>
      </w:rPr>
    </w:lvl>
    <w:lvl w:ilvl="2" w:tplc="3550C738">
      <w:start w:val="1"/>
      <w:numFmt w:val="bullet"/>
      <w:lvlText w:val="•"/>
      <w:lvlJc w:val="left"/>
      <w:pPr>
        <w:ind w:left="1866" w:hanging="322"/>
      </w:pPr>
      <w:rPr>
        <w:rFonts w:hint="default"/>
      </w:rPr>
    </w:lvl>
    <w:lvl w:ilvl="3" w:tplc="6CC07BF6">
      <w:start w:val="1"/>
      <w:numFmt w:val="bullet"/>
      <w:lvlText w:val="•"/>
      <w:lvlJc w:val="left"/>
      <w:pPr>
        <w:ind w:left="2588" w:hanging="322"/>
      </w:pPr>
      <w:rPr>
        <w:rFonts w:hint="default"/>
      </w:rPr>
    </w:lvl>
    <w:lvl w:ilvl="4" w:tplc="14625CF2">
      <w:start w:val="1"/>
      <w:numFmt w:val="bullet"/>
      <w:lvlText w:val="•"/>
      <w:lvlJc w:val="left"/>
      <w:pPr>
        <w:ind w:left="3311" w:hanging="322"/>
      </w:pPr>
      <w:rPr>
        <w:rFonts w:hint="default"/>
      </w:rPr>
    </w:lvl>
    <w:lvl w:ilvl="5" w:tplc="17D234AC">
      <w:start w:val="1"/>
      <w:numFmt w:val="bullet"/>
      <w:lvlText w:val="•"/>
      <w:lvlJc w:val="left"/>
      <w:pPr>
        <w:ind w:left="4033" w:hanging="322"/>
      </w:pPr>
      <w:rPr>
        <w:rFonts w:hint="default"/>
      </w:rPr>
    </w:lvl>
    <w:lvl w:ilvl="6" w:tplc="00BC88CC">
      <w:start w:val="1"/>
      <w:numFmt w:val="bullet"/>
      <w:lvlText w:val="•"/>
      <w:lvlJc w:val="left"/>
      <w:pPr>
        <w:ind w:left="4756" w:hanging="322"/>
      </w:pPr>
      <w:rPr>
        <w:rFonts w:hint="default"/>
      </w:rPr>
    </w:lvl>
    <w:lvl w:ilvl="7" w:tplc="7F183A6A">
      <w:start w:val="1"/>
      <w:numFmt w:val="bullet"/>
      <w:lvlText w:val="•"/>
      <w:lvlJc w:val="left"/>
      <w:pPr>
        <w:ind w:left="5478" w:hanging="322"/>
      </w:pPr>
      <w:rPr>
        <w:rFonts w:hint="default"/>
      </w:rPr>
    </w:lvl>
    <w:lvl w:ilvl="8" w:tplc="83B2B602">
      <w:start w:val="1"/>
      <w:numFmt w:val="bullet"/>
      <w:lvlText w:val="•"/>
      <w:lvlJc w:val="left"/>
      <w:pPr>
        <w:ind w:left="6201" w:hanging="322"/>
      </w:pPr>
      <w:rPr>
        <w:rFonts w:hint="default"/>
      </w:rPr>
    </w:lvl>
  </w:abstractNum>
  <w:abstractNum w:abstractNumId="13" w15:restartNumberingAfterBreak="0">
    <w:nsid w:val="2DB10E1C"/>
    <w:multiLevelType w:val="hybridMultilevel"/>
    <w:tmpl w:val="D9201892"/>
    <w:lvl w:ilvl="0" w:tplc="FB44E20E">
      <w:numFmt w:val="bullet"/>
      <w:lvlText w:val="✓"/>
      <w:lvlJc w:val="left"/>
      <w:pPr>
        <w:ind w:left="1666" w:hanging="360"/>
      </w:pPr>
      <w:rPr>
        <w:rFonts w:ascii="MS UI Gothic" w:eastAsia="MS UI Gothic" w:hAnsi="MS UI Gothic" w:cs="MS UI Gothic" w:hint="default"/>
        <w:color w:val="11B050"/>
        <w:w w:val="80"/>
        <w:sz w:val="16"/>
        <w:szCs w:val="16"/>
        <w:lang w:val="it-IT" w:eastAsia="en-US" w:bidi="ar-SA"/>
      </w:rPr>
    </w:lvl>
    <w:lvl w:ilvl="1" w:tplc="04100003" w:tentative="1">
      <w:start w:val="1"/>
      <w:numFmt w:val="bullet"/>
      <w:lvlText w:val="o"/>
      <w:lvlJc w:val="left"/>
      <w:pPr>
        <w:ind w:left="238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10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82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54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26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98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70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426" w:hanging="360"/>
      </w:pPr>
      <w:rPr>
        <w:rFonts w:ascii="Wingdings" w:hAnsi="Wingdings" w:hint="default"/>
      </w:rPr>
    </w:lvl>
  </w:abstractNum>
  <w:abstractNum w:abstractNumId="14" w15:restartNumberingAfterBreak="0">
    <w:nsid w:val="30487C2C"/>
    <w:multiLevelType w:val="hybridMultilevel"/>
    <w:tmpl w:val="2D8CC200"/>
    <w:lvl w:ilvl="0" w:tplc="0410000F">
      <w:start w:val="1"/>
      <w:numFmt w:val="decimal"/>
      <w:lvlText w:val="%1."/>
      <w:lvlJc w:val="left"/>
      <w:pPr>
        <w:ind w:left="1666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238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10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82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54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26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98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70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426" w:hanging="360"/>
      </w:pPr>
      <w:rPr>
        <w:rFonts w:ascii="Wingdings" w:hAnsi="Wingdings" w:hint="default"/>
      </w:rPr>
    </w:lvl>
  </w:abstractNum>
  <w:abstractNum w:abstractNumId="15" w15:restartNumberingAfterBreak="0">
    <w:nsid w:val="325E09DB"/>
    <w:multiLevelType w:val="hybridMultilevel"/>
    <w:tmpl w:val="8AC8ABA4"/>
    <w:lvl w:ilvl="0" w:tplc="5BFC568C">
      <w:start w:val="1"/>
      <w:numFmt w:val="bullet"/>
      <w:lvlText w:val="-"/>
      <w:lvlJc w:val="left"/>
      <w:pPr>
        <w:ind w:left="528" w:hanging="283"/>
      </w:pPr>
      <w:rPr>
        <w:rFonts w:ascii="Arial" w:eastAsia="Arial" w:hAnsi="Arial" w:hint="default"/>
        <w:color w:val="211F1F"/>
        <w:sz w:val="15"/>
        <w:szCs w:val="15"/>
      </w:rPr>
    </w:lvl>
    <w:lvl w:ilvl="1" w:tplc="BD40D296">
      <w:start w:val="1"/>
      <w:numFmt w:val="bullet"/>
      <w:lvlText w:val="•"/>
      <w:lvlJc w:val="left"/>
      <w:pPr>
        <w:ind w:left="810" w:hanging="283"/>
      </w:pPr>
      <w:rPr>
        <w:rFonts w:ascii="Arial" w:eastAsia="Arial" w:hAnsi="Arial" w:hint="default"/>
        <w:color w:val="221F1F"/>
        <w:sz w:val="18"/>
        <w:szCs w:val="18"/>
      </w:rPr>
    </w:lvl>
    <w:lvl w:ilvl="2" w:tplc="57B883F4">
      <w:start w:val="1"/>
      <w:numFmt w:val="bullet"/>
      <w:lvlText w:val="-"/>
      <w:lvlJc w:val="left"/>
      <w:pPr>
        <w:ind w:left="1125" w:hanging="284"/>
      </w:pPr>
      <w:rPr>
        <w:rFonts w:ascii="Arial" w:eastAsia="Arial" w:hAnsi="Arial" w:hint="default"/>
        <w:color w:val="221F1F"/>
        <w:w w:val="101"/>
        <w:sz w:val="18"/>
        <w:szCs w:val="18"/>
      </w:rPr>
    </w:lvl>
    <w:lvl w:ilvl="3" w:tplc="8FE24708">
      <w:start w:val="1"/>
      <w:numFmt w:val="bullet"/>
      <w:lvlText w:val="•"/>
      <w:lvlJc w:val="left"/>
      <w:pPr>
        <w:ind w:left="1125" w:hanging="284"/>
      </w:pPr>
      <w:rPr>
        <w:rFonts w:hint="default"/>
      </w:rPr>
    </w:lvl>
    <w:lvl w:ilvl="4" w:tplc="897834BA">
      <w:start w:val="1"/>
      <w:numFmt w:val="bullet"/>
      <w:lvlText w:val="•"/>
      <w:lvlJc w:val="left"/>
      <w:pPr>
        <w:ind w:left="1125" w:hanging="284"/>
      </w:pPr>
      <w:rPr>
        <w:rFonts w:hint="default"/>
      </w:rPr>
    </w:lvl>
    <w:lvl w:ilvl="5" w:tplc="2DD0D0AE">
      <w:start w:val="1"/>
      <w:numFmt w:val="bullet"/>
      <w:lvlText w:val="•"/>
      <w:lvlJc w:val="left"/>
      <w:pPr>
        <w:ind w:left="1125" w:hanging="284"/>
      </w:pPr>
      <w:rPr>
        <w:rFonts w:hint="default"/>
      </w:rPr>
    </w:lvl>
    <w:lvl w:ilvl="6" w:tplc="5BB6CA7A">
      <w:start w:val="1"/>
      <w:numFmt w:val="bullet"/>
      <w:lvlText w:val="•"/>
      <w:lvlJc w:val="left"/>
      <w:pPr>
        <w:ind w:left="1125" w:hanging="284"/>
      </w:pPr>
      <w:rPr>
        <w:rFonts w:hint="default"/>
      </w:rPr>
    </w:lvl>
    <w:lvl w:ilvl="7" w:tplc="3E8CF908">
      <w:start w:val="1"/>
      <w:numFmt w:val="bullet"/>
      <w:lvlText w:val="•"/>
      <w:lvlJc w:val="left"/>
      <w:pPr>
        <w:ind w:left="1125" w:hanging="284"/>
      </w:pPr>
      <w:rPr>
        <w:rFonts w:hint="default"/>
      </w:rPr>
    </w:lvl>
    <w:lvl w:ilvl="8" w:tplc="6130C4B8">
      <w:start w:val="1"/>
      <w:numFmt w:val="bullet"/>
      <w:lvlText w:val="•"/>
      <w:lvlJc w:val="left"/>
      <w:pPr>
        <w:ind w:left="1125" w:hanging="284"/>
      </w:pPr>
      <w:rPr>
        <w:rFonts w:hint="default"/>
      </w:rPr>
    </w:lvl>
  </w:abstractNum>
  <w:abstractNum w:abstractNumId="16" w15:restartNumberingAfterBreak="0">
    <w:nsid w:val="33935908"/>
    <w:multiLevelType w:val="hybridMultilevel"/>
    <w:tmpl w:val="9BFEEFC6"/>
    <w:lvl w:ilvl="0" w:tplc="FB44E20E">
      <w:numFmt w:val="bullet"/>
      <w:lvlText w:val="✓"/>
      <w:lvlJc w:val="left"/>
      <w:pPr>
        <w:ind w:left="720" w:hanging="360"/>
      </w:pPr>
      <w:rPr>
        <w:rFonts w:ascii="MS UI Gothic" w:eastAsia="MS UI Gothic" w:hAnsi="MS UI Gothic" w:cs="MS UI Gothic" w:hint="default"/>
        <w:color w:val="11B050"/>
        <w:w w:val="80"/>
        <w:sz w:val="16"/>
        <w:szCs w:val="16"/>
        <w:lang w:val="it-IT" w:eastAsia="en-US" w:bidi="ar-SA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511490"/>
    <w:multiLevelType w:val="hybridMultilevel"/>
    <w:tmpl w:val="A204159C"/>
    <w:lvl w:ilvl="0" w:tplc="51FA7C48">
      <w:start w:val="1"/>
      <w:numFmt w:val="upperRoman"/>
      <w:lvlText w:val="%1)"/>
      <w:lvlJc w:val="left"/>
      <w:pPr>
        <w:ind w:left="1080" w:hanging="720"/>
      </w:pPr>
      <w:rPr>
        <w:rFonts w:hint="default"/>
        <w:b/>
        <w:color w:val="ED7D31" w:themeColor="accent2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9F1DCB"/>
    <w:multiLevelType w:val="hybridMultilevel"/>
    <w:tmpl w:val="BF163164"/>
    <w:lvl w:ilvl="0" w:tplc="6422CB7A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8A3569"/>
    <w:multiLevelType w:val="hybridMultilevel"/>
    <w:tmpl w:val="0DFE299E"/>
    <w:lvl w:ilvl="0" w:tplc="F4748C34">
      <w:start w:val="1"/>
      <w:numFmt w:val="upperLetter"/>
      <w:lvlText w:val="%1)"/>
      <w:lvlJc w:val="left"/>
      <w:pPr>
        <w:ind w:left="720" w:hanging="360"/>
      </w:pPr>
      <w:rPr>
        <w:rFonts w:hint="default"/>
        <w:b/>
        <w:bCs w:val="0"/>
        <w:color w:val="FF0000"/>
        <w:u w:val="single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9F3715"/>
    <w:multiLevelType w:val="hybridMultilevel"/>
    <w:tmpl w:val="BD9A53AC"/>
    <w:lvl w:ilvl="0" w:tplc="79A063EC">
      <w:start w:val="1"/>
      <w:numFmt w:val="decimal"/>
      <w:lvlText w:val="%1)"/>
      <w:lvlJc w:val="left"/>
      <w:pPr>
        <w:ind w:left="1428" w:hanging="360"/>
      </w:pPr>
      <w:rPr>
        <w:rFonts w:ascii="Arial" w:eastAsia="Batang" w:hAnsi="Arial" w:cs="Arial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3A9639EA"/>
    <w:multiLevelType w:val="hybridMultilevel"/>
    <w:tmpl w:val="8398BE16"/>
    <w:lvl w:ilvl="0" w:tplc="EEA01A18">
      <w:start w:val="1"/>
      <w:numFmt w:val="upperRoman"/>
      <w:lvlText w:val="%1)"/>
      <w:lvlJc w:val="left"/>
      <w:pPr>
        <w:ind w:left="1080" w:hanging="720"/>
      </w:pPr>
      <w:rPr>
        <w:rFonts w:hint="default"/>
        <w:b/>
        <w:color w:val="ED7D31" w:themeColor="accent2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6E33B3"/>
    <w:multiLevelType w:val="hybridMultilevel"/>
    <w:tmpl w:val="D4C2ADE4"/>
    <w:lvl w:ilvl="0" w:tplc="89A4C426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color w:val="FF000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136E75"/>
    <w:multiLevelType w:val="hybridMultilevel"/>
    <w:tmpl w:val="D4C2ADE4"/>
    <w:lvl w:ilvl="0" w:tplc="89A4C426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color w:val="FF000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F95B04"/>
    <w:multiLevelType w:val="hybridMultilevel"/>
    <w:tmpl w:val="F766D084"/>
    <w:lvl w:ilvl="0" w:tplc="DD3CF7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492A03"/>
    <w:multiLevelType w:val="hybridMultilevel"/>
    <w:tmpl w:val="F2A40684"/>
    <w:lvl w:ilvl="0" w:tplc="4D2E31B4">
      <w:start w:val="1"/>
      <w:numFmt w:val="bullet"/>
      <w:lvlText w:val="-"/>
      <w:lvlJc w:val="left"/>
      <w:pPr>
        <w:ind w:left="421" w:hanging="322"/>
      </w:pPr>
      <w:rPr>
        <w:rFonts w:ascii="Arial" w:eastAsia="Arial" w:hAnsi="Arial" w:hint="default"/>
        <w:color w:val="201E1F"/>
        <w:w w:val="101"/>
        <w:sz w:val="18"/>
        <w:szCs w:val="18"/>
      </w:rPr>
    </w:lvl>
    <w:lvl w:ilvl="1" w:tplc="2092E5C8">
      <w:start w:val="1"/>
      <w:numFmt w:val="bullet"/>
      <w:lvlText w:val="•"/>
      <w:lvlJc w:val="left"/>
      <w:pPr>
        <w:ind w:left="1143" w:hanging="322"/>
      </w:pPr>
      <w:rPr>
        <w:rFonts w:hint="default"/>
      </w:rPr>
    </w:lvl>
    <w:lvl w:ilvl="2" w:tplc="AFB65220">
      <w:start w:val="1"/>
      <w:numFmt w:val="bullet"/>
      <w:lvlText w:val="•"/>
      <w:lvlJc w:val="left"/>
      <w:pPr>
        <w:ind w:left="1866" w:hanging="322"/>
      </w:pPr>
      <w:rPr>
        <w:rFonts w:hint="default"/>
      </w:rPr>
    </w:lvl>
    <w:lvl w:ilvl="3" w:tplc="23B2A9E0">
      <w:start w:val="1"/>
      <w:numFmt w:val="bullet"/>
      <w:lvlText w:val="•"/>
      <w:lvlJc w:val="left"/>
      <w:pPr>
        <w:ind w:left="2588" w:hanging="322"/>
      </w:pPr>
      <w:rPr>
        <w:rFonts w:hint="default"/>
      </w:rPr>
    </w:lvl>
    <w:lvl w:ilvl="4" w:tplc="8616973E">
      <w:start w:val="1"/>
      <w:numFmt w:val="bullet"/>
      <w:lvlText w:val="•"/>
      <w:lvlJc w:val="left"/>
      <w:pPr>
        <w:ind w:left="3311" w:hanging="322"/>
      </w:pPr>
      <w:rPr>
        <w:rFonts w:hint="default"/>
      </w:rPr>
    </w:lvl>
    <w:lvl w:ilvl="5" w:tplc="CEC8614A">
      <w:start w:val="1"/>
      <w:numFmt w:val="bullet"/>
      <w:lvlText w:val="•"/>
      <w:lvlJc w:val="left"/>
      <w:pPr>
        <w:ind w:left="4033" w:hanging="322"/>
      </w:pPr>
      <w:rPr>
        <w:rFonts w:hint="default"/>
      </w:rPr>
    </w:lvl>
    <w:lvl w:ilvl="6" w:tplc="AF364746">
      <w:start w:val="1"/>
      <w:numFmt w:val="bullet"/>
      <w:lvlText w:val="•"/>
      <w:lvlJc w:val="left"/>
      <w:pPr>
        <w:ind w:left="4756" w:hanging="322"/>
      </w:pPr>
      <w:rPr>
        <w:rFonts w:hint="default"/>
      </w:rPr>
    </w:lvl>
    <w:lvl w:ilvl="7" w:tplc="BCE89866">
      <w:start w:val="1"/>
      <w:numFmt w:val="bullet"/>
      <w:lvlText w:val="•"/>
      <w:lvlJc w:val="left"/>
      <w:pPr>
        <w:ind w:left="5478" w:hanging="322"/>
      </w:pPr>
      <w:rPr>
        <w:rFonts w:hint="default"/>
      </w:rPr>
    </w:lvl>
    <w:lvl w:ilvl="8" w:tplc="076CF4D0">
      <w:start w:val="1"/>
      <w:numFmt w:val="bullet"/>
      <w:lvlText w:val="•"/>
      <w:lvlJc w:val="left"/>
      <w:pPr>
        <w:ind w:left="6201" w:hanging="322"/>
      </w:pPr>
      <w:rPr>
        <w:rFonts w:hint="default"/>
      </w:rPr>
    </w:lvl>
  </w:abstractNum>
  <w:abstractNum w:abstractNumId="26" w15:restartNumberingAfterBreak="0">
    <w:nsid w:val="55893E46"/>
    <w:multiLevelType w:val="hybridMultilevel"/>
    <w:tmpl w:val="2FC64F9A"/>
    <w:lvl w:ilvl="0" w:tplc="0410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5BF3B36"/>
    <w:multiLevelType w:val="hybridMultilevel"/>
    <w:tmpl w:val="CEC4F028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15">
      <w:start w:val="1"/>
      <w:numFmt w:val="upperLetter"/>
      <w:lvlText w:val="%2."/>
      <w:lvlJc w:val="left"/>
      <w:pPr>
        <w:ind w:left="1440" w:hanging="360"/>
      </w:p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ED199C"/>
    <w:multiLevelType w:val="hybridMultilevel"/>
    <w:tmpl w:val="2D8CC200"/>
    <w:lvl w:ilvl="0" w:tplc="0410000F">
      <w:start w:val="1"/>
      <w:numFmt w:val="decimal"/>
      <w:lvlText w:val="%1."/>
      <w:lvlJc w:val="left"/>
      <w:pPr>
        <w:ind w:left="1666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238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10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82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54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26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98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70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426" w:hanging="360"/>
      </w:pPr>
      <w:rPr>
        <w:rFonts w:ascii="Wingdings" w:hAnsi="Wingdings" w:hint="default"/>
      </w:rPr>
    </w:lvl>
  </w:abstractNum>
  <w:abstractNum w:abstractNumId="29" w15:restartNumberingAfterBreak="0">
    <w:nsid w:val="583B17C0"/>
    <w:multiLevelType w:val="hybridMultilevel"/>
    <w:tmpl w:val="B49A23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C83977"/>
    <w:multiLevelType w:val="hybridMultilevel"/>
    <w:tmpl w:val="B96E2EC4"/>
    <w:lvl w:ilvl="0" w:tplc="7D302B1C">
      <w:start w:val="1"/>
      <w:numFmt w:val="upperLetter"/>
      <w:lvlText w:val="%1."/>
      <w:lvlJc w:val="left"/>
      <w:pPr>
        <w:ind w:left="400" w:hanging="284"/>
      </w:pPr>
      <w:rPr>
        <w:rFonts w:ascii="Arial" w:eastAsia="Arial" w:hAnsi="Arial" w:hint="default"/>
        <w:color w:val="211F1F"/>
        <w:spacing w:val="-1"/>
        <w:w w:val="108"/>
        <w:sz w:val="18"/>
        <w:szCs w:val="18"/>
      </w:rPr>
    </w:lvl>
    <w:lvl w:ilvl="1" w:tplc="5B4CEC84">
      <w:start w:val="1"/>
      <w:numFmt w:val="bullet"/>
      <w:lvlText w:val="•"/>
      <w:lvlJc w:val="left"/>
      <w:pPr>
        <w:ind w:left="683" w:hanging="284"/>
      </w:pPr>
      <w:rPr>
        <w:rFonts w:ascii="Arial" w:eastAsia="Arial" w:hAnsi="Arial" w:hint="default"/>
        <w:color w:val="211F1F"/>
        <w:w w:val="130"/>
        <w:sz w:val="18"/>
        <w:szCs w:val="18"/>
      </w:rPr>
    </w:lvl>
    <w:lvl w:ilvl="2" w:tplc="40E88A3C">
      <w:start w:val="1"/>
      <w:numFmt w:val="bullet"/>
      <w:lvlText w:val="•"/>
      <w:lvlJc w:val="left"/>
      <w:pPr>
        <w:ind w:left="683" w:hanging="284"/>
      </w:pPr>
      <w:rPr>
        <w:rFonts w:hint="default"/>
      </w:rPr>
    </w:lvl>
    <w:lvl w:ilvl="3" w:tplc="9BD6C80C">
      <w:start w:val="1"/>
      <w:numFmt w:val="bullet"/>
      <w:lvlText w:val="•"/>
      <w:lvlJc w:val="left"/>
      <w:pPr>
        <w:ind w:left="683" w:hanging="284"/>
      </w:pPr>
      <w:rPr>
        <w:rFonts w:hint="default"/>
      </w:rPr>
    </w:lvl>
    <w:lvl w:ilvl="4" w:tplc="F8C65C6E">
      <w:start w:val="1"/>
      <w:numFmt w:val="bullet"/>
      <w:lvlText w:val="•"/>
      <w:lvlJc w:val="left"/>
      <w:pPr>
        <w:ind w:left="683" w:hanging="284"/>
      </w:pPr>
      <w:rPr>
        <w:rFonts w:hint="default"/>
      </w:rPr>
    </w:lvl>
    <w:lvl w:ilvl="5" w:tplc="3C8AD7DA">
      <w:start w:val="1"/>
      <w:numFmt w:val="bullet"/>
      <w:lvlText w:val="•"/>
      <w:lvlJc w:val="left"/>
      <w:pPr>
        <w:ind w:left="2249" w:hanging="284"/>
      </w:pPr>
      <w:rPr>
        <w:rFonts w:hint="default"/>
      </w:rPr>
    </w:lvl>
    <w:lvl w:ilvl="6" w:tplc="781AFAEC">
      <w:start w:val="1"/>
      <w:numFmt w:val="bullet"/>
      <w:lvlText w:val="•"/>
      <w:lvlJc w:val="left"/>
      <w:pPr>
        <w:ind w:left="3815" w:hanging="284"/>
      </w:pPr>
      <w:rPr>
        <w:rFonts w:hint="default"/>
      </w:rPr>
    </w:lvl>
    <w:lvl w:ilvl="7" w:tplc="F8547464">
      <w:start w:val="1"/>
      <w:numFmt w:val="bullet"/>
      <w:lvlText w:val="•"/>
      <w:lvlJc w:val="left"/>
      <w:pPr>
        <w:ind w:left="5381" w:hanging="284"/>
      </w:pPr>
      <w:rPr>
        <w:rFonts w:hint="default"/>
      </w:rPr>
    </w:lvl>
    <w:lvl w:ilvl="8" w:tplc="ABFEC12A">
      <w:start w:val="1"/>
      <w:numFmt w:val="bullet"/>
      <w:lvlText w:val="•"/>
      <w:lvlJc w:val="left"/>
      <w:pPr>
        <w:ind w:left="6947" w:hanging="284"/>
      </w:pPr>
      <w:rPr>
        <w:rFonts w:hint="default"/>
      </w:rPr>
    </w:lvl>
  </w:abstractNum>
  <w:abstractNum w:abstractNumId="31" w15:restartNumberingAfterBreak="0">
    <w:nsid w:val="59A67ABC"/>
    <w:multiLevelType w:val="hybridMultilevel"/>
    <w:tmpl w:val="08D2DFD6"/>
    <w:lvl w:ilvl="0" w:tplc="D63EA00C">
      <w:start w:val="1"/>
      <w:numFmt w:val="upperRoman"/>
      <w:lvlText w:val="%1)"/>
      <w:lvlJc w:val="left"/>
      <w:pPr>
        <w:ind w:left="1080" w:hanging="720"/>
      </w:pPr>
      <w:rPr>
        <w:rFonts w:hint="default"/>
        <w:b/>
        <w:color w:val="ED7D31" w:themeColor="accent2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EF03F5"/>
    <w:multiLevelType w:val="hybridMultilevel"/>
    <w:tmpl w:val="1ABAA438"/>
    <w:lvl w:ilvl="0" w:tplc="0410001B">
      <w:start w:val="1"/>
      <w:numFmt w:val="lowerRoman"/>
      <w:lvlText w:val="%1."/>
      <w:lvlJc w:val="right"/>
      <w:pPr>
        <w:ind w:left="1666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238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10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82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54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26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98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70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426" w:hanging="360"/>
      </w:pPr>
      <w:rPr>
        <w:rFonts w:ascii="Wingdings" w:hAnsi="Wingdings" w:hint="default"/>
      </w:rPr>
    </w:lvl>
  </w:abstractNum>
  <w:abstractNum w:abstractNumId="33" w15:restartNumberingAfterBreak="0">
    <w:nsid w:val="5D6953A6"/>
    <w:multiLevelType w:val="hybridMultilevel"/>
    <w:tmpl w:val="9BC4383E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F06CC2"/>
    <w:multiLevelType w:val="hybridMultilevel"/>
    <w:tmpl w:val="C8F6082C"/>
    <w:lvl w:ilvl="0" w:tplc="0410000F">
      <w:start w:val="1"/>
      <w:numFmt w:val="decimal"/>
      <w:lvlText w:val="%1."/>
      <w:lvlJc w:val="left"/>
      <w:pPr>
        <w:ind w:left="1666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238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10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82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54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26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98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70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426" w:hanging="360"/>
      </w:pPr>
      <w:rPr>
        <w:rFonts w:ascii="Wingdings" w:hAnsi="Wingdings" w:hint="default"/>
      </w:rPr>
    </w:lvl>
  </w:abstractNum>
  <w:abstractNum w:abstractNumId="35" w15:restartNumberingAfterBreak="0">
    <w:nsid w:val="62C74010"/>
    <w:multiLevelType w:val="hybridMultilevel"/>
    <w:tmpl w:val="C268ABF8"/>
    <w:lvl w:ilvl="0" w:tplc="FB44E20E">
      <w:numFmt w:val="bullet"/>
      <w:lvlText w:val="✓"/>
      <w:lvlJc w:val="left"/>
      <w:pPr>
        <w:ind w:left="720" w:hanging="360"/>
      </w:pPr>
      <w:rPr>
        <w:rFonts w:ascii="MS UI Gothic" w:eastAsia="MS UI Gothic" w:hAnsi="MS UI Gothic" w:cs="MS UI Gothic" w:hint="default"/>
        <w:color w:val="11B050"/>
        <w:w w:val="80"/>
        <w:sz w:val="16"/>
        <w:szCs w:val="16"/>
        <w:lang w:val="it-IT" w:eastAsia="en-US" w:bidi="ar-SA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464B42"/>
    <w:multiLevelType w:val="hybridMultilevel"/>
    <w:tmpl w:val="DAC8BCDA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58E3E06"/>
    <w:multiLevelType w:val="hybridMultilevel"/>
    <w:tmpl w:val="3B78B9A2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850E53"/>
    <w:multiLevelType w:val="hybridMultilevel"/>
    <w:tmpl w:val="6D6C4D3A"/>
    <w:lvl w:ilvl="0" w:tplc="060C6D1C">
      <w:start w:val="1"/>
      <w:numFmt w:val="decimal"/>
      <w:lvlText w:val="%1)"/>
      <w:lvlJc w:val="left"/>
      <w:pPr>
        <w:ind w:left="720" w:hanging="360"/>
      </w:pPr>
      <w:rPr>
        <w:rFonts w:ascii="Arial" w:eastAsia="Batang" w:hAnsi="Arial" w:cs="Arial" w:hint="default"/>
        <w:b/>
        <w:color w:val="auto"/>
        <w:sz w:val="16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>
      <w:start w:val="1"/>
      <w:numFmt w:val="decimal"/>
      <w:lvlText w:val="%4."/>
      <w:lvlJc w:val="left"/>
      <w:pPr>
        <w:ind w:left="2880" w:hanging="360"/>
      </w:pPr>
    </w:lvl>
    <w:lvl w:ilvl="4" w:tplc="04100019">
      <w:start w:val="1"/>
      <w:numFmt w:val="lowerLetter"/>
      <w:lvlText w:val="%5."/>
      <w:lvlJc w:val="left"/>
      <w:pPr>
        <w:ind w:left="3600" w:hanging="360"/>
      </w:pPr>
    </w:lvl>
    <w:lvl w:ilvl="5" w:tplc="0410001B">
      <w:start w:val="1"/>
      <w:numFmt w:val="lowerRoman"/>
      <w:lvlText w:val="%6."/>
      <w:lvlJc w:val="right"/>
      <w:pPr>
        <w:ind w:left="4320" w:hanging="180"/>
      </w:pPr>
    </w:lvl>
    <w:lvl w:ilvl="6" w:tplc="0410000F">
      <w:start w:val="1"/>
      <w:numFmt w:val="decimal"/>
      <w:lvlText w:val="%7."/>
      <w:lvlJc w:val="left"/>
      <w:pPr>
        <w:ind w:left="5040" w:hanging="360"/>
      </w:pPr>
    </w:lvl>
    <w:lvl w:ilvl="7" w:tplc="04100019">
      <w:start w:val="1"/>
      <w:numFmt w:val="lowerLetter"/>
      <w:lvlText w:val="%8."/>
      <w:lvlJc w:val="left"/>
      <w:pPr>
        <w:ind w:left="5760" w:hanging="360"/>
      </w:pPr>
    </w:lvl>
    <w:lvl w:ilvl="8" w:tplc="0410001B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8B36EF5"/>
    <w:multiLevelType w:val="hybridMultilevel"/>
    <w:tmpl w:val="2D8CC200"/>
    <w:lvl w:ilvl="0" w:tplc="0410000F">
      <w:start w:val="1"/>
      <w:numFmt w:val="decimal"/>
      <w:lvlText w:val="%1."/>
      <w:lvlJc w:val="left"/>
      <w:pPr>
        <w:ind w:left="1666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238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10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82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54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26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98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70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426" w:hanging="360"/>
      </w:pPr>
      <w:rPr>
        <w:rFonts w:ascii="Wingdings" w:hAnsi="Wingdings" w:hint="default"/>
      </w:rPr>
    </w:lvl>
  </w:abstractNum>
  <w:abstractNum w:abstractNumId="40" w15:restartNumberingAfterBreak="0">
    <w:nsid w:val="6A231D51"/>
    <w:multiLevelType w:val="hybridMultilevel"/>
    <w:tmpl w:val="E3D05410"/>
    <w:lvl w:ilvl="0" w:tplc="DD3CF76C">
      <w:start w:val="1"/>
      <w:numFmt w:val="bullet"/>
      <w:lvlText w:val=""/>
      <w:lvlJc w:val="left"/>
      <w:pPr>
        <w:ind w:left="1666" w:hanging="360"/>
      </w:pPr>
      <w:rPr>
        <w:rFonts w:ascii="Symbol" w:hAnsi="Symbol" w:hint="default"/>
        <w:color w:val="FF0000"/>
      </w:rPr>
    </w:lvl>
    <w:lvl w:ilvl="1" w:tplc="04100003" w:tentative="1">
      <w:start w:val="1"/>
      <w:numFmt w:val="bullet"/>
      <w:lvlText w:val="o"/>
      <w:lvlJc w:val="left"/>
      <w:pPr>
        <w:ind w:left="238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10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82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54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26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98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70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426" w:hanging="360"/>
      </w:pPr>
      <w:rPr>
        <w:rFonts w:ascii="Wingdings" w:hAnsi="Wingdings" w:hint="default"/>
      </w:rPr>
    </w:lvl>
  </w:abstractNum>
  <w:abstractNum w:abstractNumId="41" w15:restartNumberingAfterBreak="0">
    <w:nsid w:val="6E5636BF"/>
    <w:multiLevelType w:val="hybridMultilevel"/>
    <w:tmpl w:val="E63C2DBC"/>
    <w:lvl w:ilvl="0" w:tplc="12C6ADF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71044B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26677F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DE05AB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D82520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4BCB38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50880D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3B8BDC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60C5E6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F21031F"/>
    <w:multiLevelType w:val="hybridMultilevel"/>
    <w:tmpl w:val="EAD21794"/>
    <w:lvl w:ilvl="0" w:tplc="A09C291A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hint="default"/>
        <w:color w:val="221F1F"/>
        <w:w w:val="101"/>
        <w:sz w:val="18"/>
        <w:szCs w:val="18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28351B6"/>
    <w:multiLevelType w:val="hybridMultilevel"/>
    <w:tmpl w:val="28E64BE4"/>
    <w:lvl w:ilvl="0" w:tplc="6980BCE4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614239A"/>
    <w:multiLevelType w:val="hybridMultilevel"/>
    <w:tmpl w:val="00065AB6"/>
    <w:lvl w:ilvl="0" w:tplc="810ADB50">
      <w:numFmt w:val="bullet"/>
      <w:lvlText w:val="✓"/>
      <w:lvlJc w:val="left"/>
      <w:pPr>
        <w:ind w:left="671" w:hanging="250"/>
      </w:pPr>
      <w:rPr>
        <w:rFonts w:hint="default"/>
        <w:w w:val="78"/>
        <w:lang w:val="it-IT" w:eastAsia="en-US" w:bidi="ar-SA"/>
      </w:rPr>
    </w:lvl>
    <w:lvl w:ilvl="1" w:tplc="35D6A1EA">
      <w:numFmt w:val="bullet"/>
      <w:lvlText w:val="•"/>
      <w:lvlJc w:val="left"/>
      <w:pPr>
        <w:ind w:left="1630" w:hanging="250"/>
      </w:pPr>
      <w:rPr>
        <w:rFonts w:hint="default"/>
        <w:lang w:val="it-IT" w:eastAsia="en-US" w:bidi="ar-SA"/>
      </w:rPr>
    </w:lvl>
    <w:lvl w:ilvl="2" w:tplc="3DEAA242">
      <w:numFmt w:val="bullet"/>
      <w:lvlText w:val="•"/>
      <w:lvlJc w:val="left"/>
      <w:pPr>
        <w:ind w:left="2581" w:hanging="250"/>
      </w:pPr>
      <w:rPr>
        <w:rFonts w:hint="default"/>
        <w:lang w:val="it-IT" w:eastAsia="en-US" w:bidi="ar-SA"/>
      </w:rPr>
    </w:lvl>
    <w:lvl w:ilvl="3" w:tplc="701A1146">
      <w:numFmt w:val="bullet"/>
      <w:lvlText w:val="•"/>
      <w:lvlJc w:val="left"/>
      <w:pPr>
        <w:ind w:left="3531" w:hanging="250"/>
      </w:pPr>
      <w:rPr>
        <w:rFonts w:hint="default"/>
        <w:lang w:val="it-IT" w:eastAsia="en-US" w:bidi="ar-SA"/>
      </w:rPr>
    </w:lvl>
    <w:lvl w:ilvl="4" w:tplc="1994B7DE">
      <w:numFmt w:val="bullet"/>
      <w:lvlText w:val="•"/>
      <w:lvlJc w:val="left"/>
      <w:pPr>
        <w:ind w:left="4482" w:hanging="250"/>
      </w:pPr>
      <w:rPr>
        <w:rFonts w:hint="default"/>
        <w:lang w:val="it-IT" w:eastAsia="en-US" w:bidi="ar-SA"/>
      </w:rPr>
    </w:lvl>
    <w:lvl w:ilvl="5" w:tplc="70B4394E">
      <w:numFmt w:val="bullet"/>
      <w:lvlText w:val="•"/>
      <w:lvlJc w:val="left"/>
      <w:pPr>
        <w:ind w:left="5433" w:hanging="250"/>
      </w:pPr>
      <w:rPr>
        <w:rFonts w:hint="default"/>
        <w:lang w:val="it-IT" w:eastAsia="en-US" w:bidi="ar-SA"/>
      </w:rPr>
    </w:lvl>
    <w:lvl w:ilvl="6" w:tplc="AEDA94A4">
      <w:numFmt w:val="bullet"/>
      <w:lvlText w:val="•"/>
      <w:lvlJc w:val="left"/>
      <w:pPr>
        <w:ind w:left="6383" w:hanging="250"/>
      </w:pPr>
      <w:rPr>
        <w:rFonts w:hint="default"/>
        <w:lang w:val="it-IT" w:eastAsia="en-US" w:bidi="ar-SA"/>
      </w:rPr>
    </w:lvl>
    <w:lvl w:ilvl="7" w:tplc="CC905F92">
      <w:numFmt w:val="bullet"/>
      <w:lvlText w:val="•"/>
      <w:lvlJc w:val="left"/>
      <w:pPr>
        <w:ind w:left="7334" w:hanging="250"/>
      </w:pPr>
      <w:rPr>
        <w:rFonts w:hint="default"/>
        <w:lang w:val="it-IT" w:eastAsia="en-US" w:bidi="ar-SA"/>
      </w:rPr>
    </w:lvl>
    <w:lvl w:ilvl="8" w:tplc="F83006B2">
      <w:numFmt w:val="bullet"/>
      <w:lvlText w:val="•"/>
      <w:lvlJc w:val="left"/>
      <w:pPr>
        <w:ind w:left="8285" w:hanging="250"/>
      </w:pPr>
      <w:rPr>
        <w:rFonts w:hint="default"/>
        <w:lang w:val="it-IT" w:eastAsia="en-US" w:bidi="ar-SA"/>
      </w:rPr>
    </w:lvl>
  </w:abstractNum>
  <w:abstractNum w:abstractNumId="45" w15:restartNumberingAfterBreak="0">
    <w:nsid w:val="77321913"/>
    <w:multiLevelType w:val="hybridMultilevel"/>
    <w:tmpl w:val="65DC2C1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9865147"/>
    <w:multiLevelType w:val="hybridMultilevel"/>
    <w:tmpl w:val="CF8CEC0E"/>
    <w:lvl w:ilvl="0" w:tplc="96BE7106">
      <w:start w:val="1"/>
      <w:numFmt w:val="bullet"/>
      <w:lvlText w:val=""/>
      <w:lvlJc w:val="left"/>
      <w:pPr>
        <w:ind w:left="644" w:hanging="360"/>
      </w:pPr>
      <w:rPr>
        <w:rFonts w:ascii="Wingdings" w:hAnsi="Wingdings" w:hint="default"/>
        <w:b/>
        <w:color w:val="ED7D31" w:themeColor="accent2"/>
      </w:rPr>
    </w:lvl>
    <w:lvl w:ilvl="1" w:tplc="04100019" w:tentative="1">
      <w:start w:val="1"/>
      <w:numFmt w:val="lowerLetter"/>
      <w:lvlText w:val="%2."/>
      <w:lvlJc w:val="left"/>
      <w:pPr>
        <w:ind w:left="1364" w:hanging="360"/>
      </w:pPr>
    </w:lvl>
    <w:lvl w:ilvl="2" w:tplc="0410001B" w:tentative="1">
      <w:start w:val="1"/>
      <w:numFmt w:val="lowerRoman"/>
      <w:lvlText w:val="%3."/>
      <w:lvlJc w:val="right"/>
      <w:pPr>
        <w:ind w:left="2084" w:hanging="180"/>
      </w:pPr>
    </w:lvl>
    <w:lvl w:ilvl="3" w:tplc="0410000F" w:tentative="1">
      <w:start w:val="1"/>
      <w:numFmt w:val="decimal"/>
      <w:lvlText w:val="%4."/>
      <w:lvlJc w:val="left"/>
      <w:pPr>
        <w:ind w:left="2804" w:hanging="360"/>
      </w:pPr>
    </w:lvl>
    <w:lvl w:ilvl="4" w:tplc="04100019" w:tentative="1">
      <w:start w:val="1"/>
      <w:numFmt w:val="lowerLetter"/>
      <w:lvlText w:val="%5."/>
      <w:lvlJc w:val="left"/>
      <w:pPr>
        <w:ind w:left="3524" w:hanging="360"/>
      </w:pPr>
    </w:lvl>
    <w:lvl w:ilvl="5" w:tplc="0410001B" w:tentative="1">
      <w:start w:val="1"/>
      <w:numFmt w:val="lowerRoman"/>
      <w:lvlText w:val="%6."/>
      <w:lvlJc w:val="right"/>
      <w:pPr>
        <w:ind w:left="4244" w:hanging="180"/>
      </w:pPr>
    </w:lvl>
    <w:lvl w:ilvl="6" w:tplc="0410000F" w:tentative="1">
      <w:start w:val="1"/>
      <w:numFmt w:val="decimal"/>
      <w:lvlText w:val="%7."/>
      <w:lvlJc w:val="left"/>
      <w:pPr>
        <w:ind w:left="4964" w:hanging="360"/>
      </w:pPr>
    </w:lvl>
    <w:lvl w:ilvl="7" w:tplc="04100019" w:tentative="1">
      <w:start w:val="1"/>
      <w:numFmt w:val="lowerLetter"/>
      <w:lvlText w:val="%8."/>
      <w:lvlJc w:val="left"/>
      <w:pPr>
        <w:ind w:left="5684" w:hanging="360"/>
      </w:pPr>
    </w:lvl>
    <w:lvl w:ilvl="8" w:tplc="041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7" w15:restartNumberingAfterBreak="0">
    <w:nsid w:val="7FD02B4C"/>
    <w:multiLevelType w:val="hybridMultilevel"/>
    <w:tmpl w:val="90269EF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1815311">
    <w:abstractNumId w:val="4"/>
  </w:num>
  <w:num w:numId="2" w16cid:durableId="2036417958">
    <w:abstractNumId w:val="43"/>
  </w:num>
  <w:num w:numId="3" w16cid:durableId="2095321103">
    <w:abstractNumId w:val="2"/>
  </w:num>
  <w:num w:numId="4" w16cid:durableId="7949858">
    <w:abstractNumId w:val="5"/>
  </w:num>
  <w:num w:numId="5" w16cid:durableId="995261998">
    <w:abstractNumId w:val="26"/>
  </w:num>
  <w:num w:numId="6" w16cid:durableId="476454309">
    <w:abstractNumId w:val="22"/>
  </w:num>
  <w:num w:numId="7" w16cid:durableId="945039961">
    <w:abstractNumId w:val="47"/>
  </w:num>
  <w:num w:numId="8" w16cid:durableId="1822503731">
    <w:abstractNumId w:val="27"/>
  </w:num>
  <w:num w:numId="9" w16cid:durableId="349333540">
    <w:abstractNumId w:val="44"/>
  </w:num>
  <w:num w:numId="10" w16cid:durableId="1408383369">
    <w:abstractNumId w:val="46"/>
  </w:num>
  <w:num w:numId="11" w16cid:durableId="350113451">
    <w:abstractNumId w:val="21"/>
  </w:num>
  <w:num w:numId="12" w16cid:durableId="1288127663">
    <w:abstractNumId w:val="31"/>
  </w:num>
  <w:num w:numId="13" w16cid:durableId="1827894926">
    <w:abstractNumId w:val="17"/>
  </w:num>
  <w:num w:numId="14" w16cid:durableId="88698523">
    <w:abstractNumId w:val="11"/>
  </w:num>
  <w:num w:numId="15" w16cid:durableId="1910312598">
    <w:abstractNumId w:val="35"/>
  </w:num>
  <w:num w:numId="16" w16cid:durableId="544365252">
    <w:abstractNumId w:val="33"/>
  </w:num>
  <w:num w:numId="17" w16cid:durableId="321664919">
    <w:abstractNumId w:val="6"/>
  </w:num>
  <w:num w:numId="18" w16cid:durableId="105080318">
    <w:abstractNumId w:val="42"/>
  </w:num>
  <w:num w:numId="19" w16cid:durableId="59596844">
    <w:abstractNumId w:val="37"/>
  </w:num>
  <w:num w:numId="20" w16cid:durableId="276526620">
    <w:abstractNumId w:val="8"/>
  </w:num>
  <w:num w:numId="21" w16cid:durableId="946080441">
    <w:abstractNumId w:val="34"/>
  </w:num>
  <w:num w:numId="22" w16cid:durableId="251166716">
    <w:abstractNumId w:val="16"/>
  </w:num>
  <w:num w:numId="23" w16cid:durableId="1155609617">
    <w:abstractNumId w:val="29"/>
  </w:num>
  <w:num w:numId="24" w16cid:durableId="1962027203">
    <w:abstractNumId w:val="1"/>
  </w:num>
  <w:num w:numId="25" w16cid:durableId="466893269">
    <w:abstractNumId w:val="36"/>
  </w:num>
  <w:num w:numId="26" w16cid:durableId="1402482870">
    <w:abstractNumId w:val="10"/>
  </w:num>
  <w:num w:numId="27" w16cid:durableId="44179321">
    <w:abstractNumId w:val="39"/>
  </w:num>
  <w:num w:numId="28" w16cid:durableId="1806511267">
    <w:abstractNumId w:val="40"/>
  </w:num>
  <w:num w:numId="29" w16cid:durableId="1290741608">
    <w:abstractNumId w:val="24"/>
  </w:num>
  <w:num w:numId="30" w16cid:durableId="211309945">
    <w:abstractNumId w:val="19"/>
  </w:num>
  <w:num w:numId="31" w16cid:durableId="1001851667">
    <w:abstractNumId w:val="12"/>
  </w:num>
  <w:num w:numId="32" w16cid:durableId="2055032671">
    <w:abstractNumId w:val="15"/>
  </w:num>
  <w:num w:numId="33" w16cid:durableId="687028166">
    <w:abstractNumId w:val="25"/>
  </w:num>
  <w:num w:numId="34" w16cid:durableId="1869875906">
    <w:abstractNumId w:val="30"/>
  </w:num>
  <w:num w:numId="35" w16cid:durableId="1602182327">
    <w:abstractNumId w:val="45"/>
  </w:num>
  <w:num w:numId="36" w16cid:durableId="299724334">
    <w:abstractNumId w:val="28"/>
  </w:num>
  <w:num w:numId="37" w16cid:durableId="572352562">
    <w:abstractNumId w:val="7"/>
  </w:num>
  <w:num w:numId="38" w16cid:durableId="426317455">
    <w:abstractNumId w:val="13"/>
  </w:num>
  <w:num w:numId="39" w16cid:durableId="544290194">
    <w:abstractNumId w:val="0"/>
  </w:num>
  <w:num w:numId="40" w16cid:durableId="1388067887">
    <w:abstractNumId w:val="23"/>
  </w:num>
  <w:num w:numId="41" w16cid:durableId="1745688869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991863821">
    <w:abstractNumId w:val="20"/>
  </w:num>
  <w:num w:numId="43" w16cid:durableId="1177960417">
    <w:abstractNumId w:val="3"/>
  </w:num>
  <w:num w:numId="44" w16cid:durableId="1533419988">
    <w:abstractNumId w:val="32"/>
  </w:num>
  <w:num w:numId="45" w16cid:durableId="220139317">
    <w:abstractNumId w:val="9"/>
  </w:num>
  <w:num w:numId="46" w16cid:durableId="508563924">
    <w:abstractNumId w:val="18"/>
  </w:num>
  <w:num w:numId="47" w16cid:durableId="798381826">
    <w:abstractNumId w:val="14"/>
  </w:num>
  <w:num w:numId="48" w16cid:durableId="162278093">
    <w:abstractNumId w:val="41"/>
  </w:num>
  <w:numIdMacAtCleanup w:val="30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ichele Lomazzi">
    <w15:presenceInfo w15:providerId="AD" w15:userId="S::michele.lomazzi@wopta.it::fcbd8e66-37e1-4957-9c87-409860105f3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9"/>
  <w:hyphenationZone w:val="283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810"/>
    <w:rsid w:val="000002DB"/>
    <w:rsid w:val="00002D8A"/>
    <w:rsid w:val="00003949"/>
    <w:rsid w:val="00005E56"/>
    <w:rsid w:val="00007341"/>
    <w:rsid w:val="00011446"/>
    <w:rsid w:val="000131AF"/>
    <w:rsid w:val="00013437"/>
    <w:rsid w:val="000162FF"/>
    <w:rsid w:val="000207D3"/>
    <w:rsid w:val="00026CD2"/>
    <w:rsid w:val="000276B4"/>
    <w:rsid w:val="000413CA"/>
    <w:rsid w:val="00041B10"/>
    <w:rsid w:val="00043E4B"/>
    <w:rsid w:val="000461B9"/>
    <w:rsid w:val="00046C5A"/>
    <w:rsid w:val="00053925"/>
    <w:rsid w:val="00053963"/>
    <w:rsid w:val="00062D10"/>
    <w:rsid w:val="00063549"/>
    <w:rsid w:val="00064654"/>
    <w:rsid w:val="00064A3E"/>
    <w:rsid w:val="00067D96"/>
    <w:rsid w:val="00070B37"/>
    <w:rsid w:val="00071989"/>
    <w:rsid w:val="00072A88"/>
    <w:rsid w:val="00074886"/>
    <w:rsid w:val="000753E3"/>
    <w:rsid w:val="000773E2"/>
    <w:rsid w:val="0008161E"/>
    <w:rsid w:val="00082A2B"/>
    <w:rsid w:val="000833B6"/>
    <w:rsid w:val="00087065"/>
    <w:rsid w:val="00091FA9"/>
    <w:rsid w:val="00093A59"/>
    <w:rsid w:val="00095E9D"/>
    <w:rsid w:val="000A44E0"/>
    <w:rsid w:val="000A4E0F"/>
    <w:rsid w:val="000A6376"/>
    <w:rsid w:val="000A7521"/>
    <w:rsid w:val="000A7BF4"/>
    <w:rsid w:val="000B31B0"/>
    <w:rsid w:val="000C1FF0"/>
    <w:rsid w:val="000D37E8"/>
    <w:rsid w:val="000D47D1"/>
    <w:rsid w:val="000D4E0C"/>
    <w:rsid w:val="000D7A97"/>
    <w:rsid w:val="000D7D5A"/>
    <w:rsid w:val="000E1929"/>
    <w:rsid w:val="000E1B2F"/>
    <w:rsid w:val="000E1BAF"/>
    <w:rsid w:val="000E43D7"/>
    <w:rsid w:val="000E4BA2"/>
    <w:rsid w:val="000E51ED"/>
    <w:rsid w:val="000F4F4F"/>
    <w:rsid w:val="001052B0"/>
    <w:rsid w:val="00105BC5"/>
    <w:rsid w:val="001067F9"/>
    <w:rsid w:val="00112B4E"/>
    <w:rsid w:val="00112E9A"/>
    <w:rsid w:val="001137CA"/>
    <w:rsid w:val="00115915"/>
    <w:rsid w:val="00117264"/>
    <w:rsid w:val="00117357"/>
    <w:rsid w:val="00125BE9"/>
    <w:rsid w:val="001304FC"/>
    <w:rsid w:val="0013140B"/>
    <w:rsid w:val="0013568E"/>
    <w:rsid w:val="00143542"/>
    <w:rsid w:val="00144932"/>
    <w:rsid w:val="001450AB"/>
    <w:rsid w:val="00147841"/>
    <w:rsid w:val="00147885"/>
    <w:rsid w:val="00150206"/>
    <w:rsid w:val="00150CCD"/>
    <w:rsid w:val="001543BD"/>
    <w:rsid w:val="001611F7"/>
    <w:rsid w:val="001637D3"/>
    <w:rsid w:val="00167B9E"/>
    <w:rsid w:val="00167CF4"/>
    <w:rsid w:val="00174AA6"/>
    <w:rsid w:val="00181884"/>
    <w:rsid w:val="00181944"/>
    <w:rsid w:val="001826FE"/>
    <w:rsid w:val="001831F2"/>
    <w:rsid w:val="001836A3"/>
    <w:rsid w:val="00185E39"/>
    <w:rsid w:val="00187BE3"/>
    <w:rsid w:val="00192239"/>
    <w:rsid w:val="001A7191"/>
    <w:rsid w:val="001A72FF"/>
    <w:rsid w:val="001B3D99"/>
    <w:rsid w:val="001B47BE"/>
    <w:rsid w:val="001B60E2"/>
    <w:rsid w:val="001B7D4E"/>
    <w:rsid w:val="001C042A"/>
    <w:rsid w:val="001C0D16"/>
    <w:rsid w:val="001C1D24"/>
    <w:rsid w:val="001C4CFE"/>
    <w:rsid w:val="001C5884"/>
    <w:rsid w:val="001D1D43"/>
    <w:rsid w:val="001D21D8"/>
    <w:rsid w:val="001D367D"/>
    <w:rsid w:val="001D3DA0"/>
    <w:rsid w:val="001D4C62"/>
    <w:rsid w:val="001D65A3"/>
    <w:rsid w:val="001E176D"/>
    <w:rsid w:val="001E573A"/>
    <w:rsid w:val="001F02E8"/>
    <w:rsid w:val="001F4308"/>
    <w:rsid w:val="001F637D"/>
    <w:rsid w:val="00201899"/>
    <w:rsid w:val="00201A7F"/>
    <w:rsid w:val="00204058"/>
    <w:rsid w:val="0020671A"/>
    <w:rsid w:val="00206817"/>
    <w:rsid w:val="00210810"/>
    <w:rsid w:val="00211E06"/>
    <w:rsid w:val="0021256D"/>
    <w:rsid w:val="00212924"/>
    <w:rsid w:val="00213D0C"/>
    <w:rsid w:val="0021695F"/>
    <w:rsid w:val="002223D2"/>
    <w:rsid w:val="002230F2"/>
    <w:rsid w:val="00225245"/>
    <w:rsid w:val="00225E63"/>
    <w:rsid w:val="0022766C"/>
    <w:rsid w:val="00231E1E"/>
    <w:rsid w:val="002326D9"/>
    <w:rsid w:val="002336E9"/>
    <w:rsid w:val="00234966"/>
    <w:rsid w:val="0023511E"/>
    <w:rsid w:val="00235B69"/>
    <w:rsid w:val="00245911"/>
    <w:rsid w:val="00246354"/>
    <w:rsid w:val="002522BE"/>
    <w:rsid w:val="00252E04"/>
    <w:rsid w:val="00252FB3"/>
    <w:rsid w:val="00254442"/>
    <w:rsid w:val="00254504"/>
    <w:rsid w:val="0026232D"/>
    <w:rsid w:val="002663AB"/>
    <w:rsid w:val="002728A8"/>
    <w:rsid w:val="0027307C"/>
    <w:rsid w:val="002751CD"/>
    <w:rsid w:val="0027704E"/>
    <w:rsid w:val="00277881"/>
    <w:rsid w:val="00277EF3"/>
    <w:rsid w:val="00286C67"/>
    <w:rsid w:val="00286F48"/>
    <w:rsid w:val="002870F5"/>
    <w:rsid w:val="00287CD4"/>
    <w:rsid w:val="00287D3F"/>
    <w:rsid w:val="002951E2"/>
    <w:rsid w:val="002970EC"/>
    <w:rsid w:val="002A6A72"/>
    <w:rsid w:val="002A7DEF"/>
    <w:rsid w:val="002B30FE"/>
    <w:rsid w:val="002B4F68"/>
    <w:rsid w:val="002B5CD3"/>
    <w:rsid w:val="002B5D79"/>
    <w:rsid w:val="002B7AB0"/>
    <w:rsid w:val="002B7C67"/>
    <w:rsid w:val="002C0216"/>
    <w:rsid w:val="002C06F3"/>
    <w:rsid w:val="002C42E0"/>
    <w:rsid w:val="002C45AE"/>
    <w:rsid w:val="002C5018"/>
    <w:rsid w:val="002C63A9"/>
    <w:rsid w:val="002D0161"/>
    <w:rsid w:val="002D147F"/>
    <w:rsid w:val="002D49D7"/>
    <w:rsid w:val="002D711A"/>
    <w:rsid w:val="002E1074"/>
    <w:rsid w:val="002E4A0D"/>
    <w:rsid w:val="002F4981"/>
    <w:rsid w:val="002F498E"/>
    <w:rsid w:val="002F5908"/>
    <w:rsid w:val="00300F96"/>
    <w:rsid w:val="003017CD"/>
    <w:rsid w:val="00302F56"/>
    <w:rsid w:val="0030362B"/>
    <w:rsid w:val="00305EEF"/>
    <w:rsid w:val="00306D9F"/>
    <w:rsid w:val="00307790"/>
    <w:rsid w:val="00307A38"/>
    <w:rsid w:val="00311568"/>
    <w:rsid w:val="003158B5"/>
    <w:rsid w:val="0032286B"/>
    <w:rsid w:val="003235B4"/>
    <w:rsid w:val="0032544B"/>
    <w:rsid w:val="00335AC4"/>
    <w:rsid w:val="003364B3"/>
    <w:rsid w:val="00343A72"/>
    <w:rsid w:val="00344D48"/>
    <w:rsid w:val="00344D5A"/>
    <w:rsid w:val="003454AF"/>
    <w:rsid w:val="0034580B"/>
    <w:rsid w:val="003477FC"/>
    <w:rsid w:val="00355144"/>
    <w:rsid w:val="00362E32"/>
    <w:rsid w:val="00365F19"/>
    <w:rsid w:val="003739F2"/>
    <w:rsid w:val="003751B1"/>
    <w:rsid w:val="003770C7"/>
    <w:rsid w:val="00381D18"/>
    <w:rsid w:val="00383FD3"/>
    <w:rsid w:val="00385113"/>
    <w:rsid w:val="00385DA1"/>
    <w:rsid w:val="0038606E"/>
    <w:rsid w:val="003876E1"/>
    <w:rsid w:val="00392E28"/>
    <w:rsid w:val="003934E6"/>
    <w:rsid w:val="003936CA"/>
    <w:rsid w:val="00396ADD"/>
    <w:rsid w:val="003A1938"/>
    <w:rsid w:val="003A20E2"/>
    <w:rsid w:val="003A6700"/>
    <w:rsid w:val="003A672B"/>
    <w:rsid w:val="003A7D46"/>
    <w:rsid w:val="003B1B52"/>
    <w:rsid w:val="003B2CC5"/>
    <w:rsid w:val="003B47BD"/>
    <w:rsid w:val="003B694F"/>
    <w:rsid w:val="003B6FB6"/>
    <w:rsid w:val="003C0C9C"/>
    <w:rsid w:val="003C4329"/>
    <w:rsid w:val="003D1131"/>
    <w:rsid w:val="003D1D53"/>
    <w:rsid w:val="003D60DB"/>
    <w:rsid w:val="003D720B"/>
    <w:rsid w:val="003D72F4"/>
    <w:rsid w:val="003D7320"/>
    <w:rsid w:val="003E3115"/>
    <w:rsid w:val="003E7E82"/>
    <w:rsid w:val="003F0A18"/>
    <w:rsid w:val="003F1608"/>
    <w:rsid w:val="003F444E"/>
    <w:rsid w:val="003F50B1"/>
    <w:rsid w:val="003F5848"/>
    <w:rsid w:val="003F6134"/>
    <w:rsid w:val="00401615"/>
    <w:rsid w:val="0040213E"/>
    <w:rsid w:val="004048D9"/>
    <w:rsid w:val="004051B1"/>
    <w:rsid w:val="00406C1B"/>
    <w:rsid w:val="004071E4"/>
    <w:rsid w:val="004072A0"/>
    <w:rsid w:val="0040762D"/>
    <w:rsid w:val="004104AA"/>
    <w:rsid w:val="00413C2C"/>
    <w:rsid w:val="00415A2D"/>
    <w:rsid w:val="00416284"/>
    <w:rsid w:val="004204E2"/>
    <w:rsid w:val="004322FC"/>
    <w:rsid w:val="004348BA"/>
    <w:rsid w:val="00435F64"/>
    <w:rsid w:val="0043680C"/>
    <w:rsid w:val="0044082B"/>
    <w:rsid w:val="0044273D"/>
    <w:rsid w:val="0044338F"/>
    <w:rsid w:val="00443583"/>
    <w:rsid w:val="00444B4C"/>
    <w:rsid w:val="00444EB5"/>
    <w:rsid w:val="0044617E"/>
    <w:rsid w:val="004502D6"/>
    <w:rsid w:val="0045049D"/>
    <w:rsid w:val="00450EBC"/>
    <w:rsid w:val="00451E67"/>
    <w:rsid w:val="00454D6E"/>
    <w:rsid w:val="004619D3"/>
    <w:rsid w:val="00461DDA"/>
    <w:rsid w:val="00465F8A"/>
    <w:rsid w:val="00470DB6"/>
    <w:rsid w:val="00472927"/>
    <w:rsid w:val="00473905"/>
    <w:rsid w:val="00476335"/>
    <w:rsid w:val="00482254"/>
    <w:rsid w:val="0048283E"/>
    <w:rsid w:val="00490746"/>
    <w:rsid w:val="00490994"/>
    <w:rsid w:val="00490E98"/>
    <w:rsid w:val="004910CB"/>
    <w:rsid w:val="004A1546"/>
    <w:rsid w:val="004A46FF"/>
    <w:rsid w:val="004A6DE1"/>
    <w:rsid w:val="004A714A"/>
    <w:rsid w:val="004A761A"/>
    <w:rsid w:val="004B269D"/>
    <w:rsid w:val="004B30E6"/>
    <w:rsid w:val="004B3AE3"/>
    <w:rsid w:val="004B4920"/>
    <w:rsid w:val="004B4B6B"/>
    <w:rsid w:val="004B65D3"/>
    <w:rsid w:val="004B6F46"/>
    <w:rsid w:val="004B72F3"/>
    <w:rsid w:val="004C04A1"/>
    <w:rsid w:val="004C2275"/>
    <w:rsid w:val="004C38DE"/>
    <w:rsid w:val="004D21E1"/>
    <w:rsid w:val="004D3F91"/>
    <w:rsid w:val="004E2FCA"/>
    <w:rsid w:val="004E69DF"/>
    <w:rsid w:val="004E7427"/>
    <w:rsid w:val="004F02EC"/>
    <w:rsid w:val="004F0AE9"/>
    <w:rsid w:val="004F1A37"/>
    <w:rsid w:val="004F3078"/>
    <w:rsid w:val="004F47FB"/>
    <w:rsid w:val="004F56C4"/>
    <w:rsid w:val="004F5737"/>
    <w:rsid w:val="00501955"/>
    <w:rsid w:val="005065A8"/>
    <w:rsid w:val="005079CC"/>
    <w:rsid w:val="00510F4B"/>
    <w:rsid w:val="005150BE"/>
    <w:rsid w:val="0051756C"/>
    <w:rsid w:val="00521024"/>
    <w:rsid w:val="00522066"/>
    <w:rsid w:val="005234EF"/>
    <w:rsid w:val="005252C5"/>
    <w:rsid w:val="00526CEF"/>
    <w:rsid w:val="00530312"/>
    <w:rsid w:val="00533242"/>
    <w:rsid w:val="00533887"/>
    <w:rsid w:val="00534AB0"/>
    <w:rsid w:val="00534CBD"/>
    <w:rsid w:val="00535B77"/>
    <w:rsid w:val="00542F44"/>
    <w:rsid w:val="0054322F"/>
    <w:rsid w:val="00544973"/>
    <w:rsid w:val="0055396B"/>
    <w:rsid w:val="00553FF4"/>
    <w:rsid w:val="00557561"/>
    <w:rsid w:val="00560278"/>
    <w:rsid w:val="005616BF"/>
    <w:rsid w:val="005642F1"/>
    <w:rsid w:val="00564F4D"/>
    <w:rsid w:val="00566170"/>
    <w:rsid w:val="005674B6"/>
    <w:rsid w:val="005725F9"/>
    <w:rsid w:val="00572E96"/>
    <w:rsid w:val="005735FE"/>
    <w:rsid w:val="00580AD6"/>
    <w:rsid w:val="00584952"/>
    <w:rsid w:val="005855A9"/>
    <w:rsid w:val="00586D8D"/>
    <w:rsid w:val="00587CFB"/>
    <w:rsid w:val="0059135C"/>
    <w:rsid w:val="00596253"/>
    <w:rsid w:val="005A08E2"/>
    <w:rsid w:val="005A2910"/>
    <w:rsid w:val="005A45A3"/>
    <w:rsid w:val="005A5BE0"/>
    <w:rsid w:val="005A5D3B"/>
    <w:rsid w:val="005B267C"/>
    <w:rsid w:val="005B3A7F"/>
    <w:rsid w:val="005B3E4F"/>
    <w:rsid w:val="005B5376"/>
    <w:rsid w:val="005B5697"/>
    <w:rsid w:val="005C2BF3"/>
    <w:rsid w:val="005C606D"/>
    <w:rsid w:val="005D3370"/>
    <w:rsid w:val="005D76DD"/>
    <w:rsid w:val="005E194D"/>
    <w:rsid w:val="005E3B90"/>
    <w:rsid w:val="005E5A69"/>
    <w:rsid w:val="005E6F85"/>
    <w:rsid w:val="005E7083"/>
    <w:rsid w:val="005E7D5B"/>
    <w:rsid w:val="005E7D80"/>
    <w:rsid w:val="005F0330"/>
    <w:rsid w:val="005F1A4C"/>
    <w:rsid w:val="005F3A8B"/>
    <w:rsid w:val="005F528D"/>
    <w:rsid w:val="005F7B1C"/>
    <w:rsid w:val="005F7E8C"/>
    <w:rsid w:val="00602960"/>
    <w:rsid w:val="00602D17"/>
    <w:rsid w:val="00606299"/>
    <w:rsid w:val="00610518"/>
    <w:rsid w:val="00611734"/>
    <w:rsid w:val="00611CF8"/>
    <w:rsid w:val="00612FFD"/>
    <w:rsid w:val="006210B2"/>
    <w:rsid w:val="006213CE"/>
    <w:rsid w:val="006228F6"/>
    <w:rsid w:val="00624DFA"/>
    <w:rsid w:val="00624F50"/>
    <w:rsid w:val="00625DD4"/>
    <w:rsid w:val="00627CB5"/>
    <w:rsid w:val="00630321"/>
    <w:rsid w:val="006320C1"/>
    <w:rsid w:val="00636346"/>
    <w:rsid w:val="00637683"/>
    <w:rsid w:val="00643610"/>
    <w:rsid w:val="00645D63"/>
    <w:rsid w:val="00651481"/>
    <w:rsid w:val="00652822"/>
    <w:rsid w:val="0065349C"/>
    <w:rsid w:val="00655B31"/>
    <w:rsid w:val="00657391"/>
    <w:rsid w:val="0065778F"/>
    <w:rsid w:val="00663D2B"/>
    <w:rsid w:val="00665C93"/>
    <w:rsid w:val="00667EB1"/>
    <w:rsid w:val="00671936"/>
    <w:rsid w:val="006729B3"/>
    <w:rsid w:val="006737C4"/>
    <w:rsid w:val="00677728"/>
    <w:rsid w:val="006818FB"/>
    <w:rsid w:val="00683198"/>
    <w:rsid w:val="00683707"/>
    <w:rsid w:val="006844ED"/>
    <w:rsid w:val="0068538C"/>
    <w:rsid w:val="00692559"/>
    <w:rsid w:val="00695901"/>
    <w:rsid w:val="006A6069"/>
    <w:rsid w:val="006B0316"/>
    <w:rsid w:val="006B443E"/>
    <w:rsid w:val="006B4F65"/>
    <w:rsid w:val="006B67F7"/>
    <w:rsid w:val="006C02AB"/>
    <w:rsid w:val="006C1406"/>
    <w:rsid w:val="006C4DAF"/>
    <w:rsid w:val="006C5B97"/>
    <w:rsid w:val="006C73CC"/>
    <w:rsid w:val="006D02A4"/>
    <w:rsid w:val="006D0B69"/>
    <w:rsid w:val="006D387E"/>
    <w:rsid w:val="006E34F5"/>
    <w:rsid w:val="006E5344"/>
    <w:rsid w:val="006E6CC1"/>
    <w:rsid w:val="006F02B5"/>
    <w:rsid w:val="006F2AC4"/>
    <w:rsid w:val="006F3D01"/>
    <w:rsid w:val="006F4C80"/>
    <w:rsid w:val="006F628E"/>
    <w:rsid w:val="006F656C"/>
    <w:rsid w:val="006F78F2"/>
    <w:rsid w:val="00704AB8"/>
    <w:rsid w:val="00705066"/>
    <w:rsid w:val="00707662"/>
    <w:rsid w:val="00707BBA"/>
    <w:rsid w:val="00711C9E"/>
    <w:rsid w:val="00713B16"/>
    <w:rsid w:val="00721398"/>
    <w:rsid w:val="0072307A"/>
    <w:rsid w:val="0072402D"/>
    <w:rsid w:val="00725938"/>
    <w:rsid w:val="00734749"/>
    <w:rsid w:val="00736BC2"/>
    <w:rsid w:val="0074215A"/>
    <w:rsid w:val="007426F8"/>
    <w:rsid w:val="00742844"/>
    <w:rsid w:val="007431D3"/>
    <w:rsid w:val="00746EE7"/>
    <w:rsid w:val="00751B7A"/>
    <w:rsid w:val="00752A8C"/>
    <w:rsid w:val="00752D43"/>
    <w:rsid w:val="00752EA7"/>
    <w:rsid w:val="00753A3D"/>
    <w:rsid w:val="0075531B"/>
    <w:rsid w:val="00762EEA"/>
    <w:rsid w:val="00763390"/>
    <w:rsid w:val="007701F0"/>
    <w:rsid w:val="007713E9"/>
    <w:rsid w:val="00777896"/>
    <w:rsid w:val="00780A08"/>
    <w:rsid w:val="00783210"/>
    <w:rsid w:val="007832CA"/>
    <w:rsid w:val="007840B1"/>
    <w:rsid w:val="00785CBF"/>
    <w:rsid w:val="00786E3F"/>
    <w:rsid w:val="00787227"/>
    <w:rsid w:val="0079118C"/>
    <w:rsid w:val="007A0A31"/>
    <w:rsid w:val="007A3E8A"/>
    <w:rsid w:val="007A43E2"/>
    <w:rsid w:val="007A7E17"/>
    <w:rsid w:val="007B1CD2"/>
    <w:rsid w:val="007B4CB4"/>
    <w:rsid w:val="007B4D96"/>
    <w:rsid w:val="007B59B6"/>
    <w:rsid w:val="007B5B2E"/>
    <w:rsid w:val="007B7507"/>
    <w:rsid w:val="007B7A7C"/>
    <w:rsid w:val="007C6494"/>
    <w:rsid w:val="007C6A5A"/>
    <w:rsid w:val="007C7A7F"/>
    <w:rsid w:val="007D74A0"/>
    <w:rsid w:val="007D75C2"/>
    <w:rsid w:val="007E20E4"/>
    <w:rsid w:val="007E6981"/>
    <w:rsid w:val="00803DE4"/>
    <w:rsid w:val="008052F2"/>
    <w:rsid w:val="00806CAF"/>
    <w:rsid w:val="00814D18"/>
    <w:rsid w:val="00815D6B"/>
    <w:rsid w:val="00817203"/>
    <w:rsid w:val="00817C53"/>
    <w:rsid w:val="008201F7"/>
    <w:rsid w:val="00822C24"/>
    <w:rsid w:val="008239B1"/>
    <w:rsid w:val="00827519"/>
    <w:rsid w:val="0083115B"/>
    <w:rsid w:val="00831215"/>
    <w:rsid w:val="00831372"/>
    <w:rsid w:val="00834023"/>
    <w:rsid w:val="008350B7"/>
    <w:rsid w:val="00837DFA"/>
    <w:rsid w:val="0084108B"/>
    <w:rsid w:val="00842985"/>
    <w:rsid w:val="00843CC3"/>
    <w:rsid w:val="00844702"/>
    <w:rsid w:val="00844A5B"/>
    <w:rsid w:val="008504F9"/>
    <w:rsid w:val="00854545"/>
    <w:rsid w:val="0085497D"/>
    <w:rsid w:val="00854D6C"/>
    <w:rsid w:val="00856277"/>
    <w:rsid w:val="00856510"/>
    <w:rsid w:val="00856CD6"/>
    <w:rsid w:val="0086435E"/>
    <w:rsid w:val="008648BB"/>
    <w:rsid w:val="00873F95"/>
    <w:rsid w:val="008741D1"/>
    <w:rsid w:val="008750B2"/>
    <w:rsid w:val="00875279"/>
    <w:rsid w:val="00877051"/>
    <w:rsid w:val="00882A7B"/>
    <w:rsid w:val="008869EA"/>
    <w:rsid w:val="00887F9D"/>
    <w:rsid w:val="00890054"/>
    <w:rsid w:val="00890DCA"/>
    <w:rsid w:val="0089340F"/>
    <w:rsid w:val="008A343C"/>
    <w:rsid w:val="008A4D51"/>
    <w:rsid w:val="008A6F03"/>
    <w:rsid w:val="008B0B5A"/>
    <w:rsid w:val="008B22D7"/>
    <w:rsid w:val="008B3B09"/>
    <w:rsid w:val="008B5F8A"/>
    <w:rsid w:val="008B6087"/>
    <w:rsid w:val="008C25B4"/>
    <w:rsid w:val="008C5C64"/>
    <w:rsid w:val="008D18EB"/>
    <w:rsid w:val="008D4807"/>
    <w:rsid w:val="008D7363"/>
    <w:rsid w:val="008E12C2"/>
    <w:rsid w:val="008E3396"/>
    <w:rsid w:val="008E661D"/>
    <w:rsid w:val="008E784E"/>
    <w:rsid w:val="008F1D6A"/>
    <w:rsid w:val="008F471E"/>
    <w:rsid w:val="008F668F"/>
    <w:rsid w:val="009005B3"/>
    <w:rsid w:val="00911283"/>
    <w:rsid w:val="00917F9B"/>
    <w:rsid w:val="00922F13"/>
    <w:rsid w:val="0092387A"/>
    <w:rsid w:val="00924418"/>
    <w:rsid w:val="009275E8"/>
    <w:rsid w:val="00930A78"/>
    <w:rsid w:val="00932B12"/>
    <w:rsid w:val="00932B3A"/>
    <w:rsid w:val="009355AE"/>
    <w:rsid w:val="009357B7"/>
    <w:rsid w:val="00937504"/>
    <w:rsid w:val="00937835"/>
    <w:rsid w:val="009408E3"/>
    <w:rsid w:val="00943487"/>
    <w:rsid w:val="00943F29"/>
    <w:rsid w:val="0094409C"/>
    <w:rsid w:val="009513A7"/>
    <w:rsid w:val="00951905"/>
    <w:rsid w:val="00952885"/>
    <w:rsid w:val="00956F65"/>
    <w:rsid w:val="0096011E"/>
    <w:rsid w:val="00961494"/>
    <w:rsid w:val="009627E8"/>
    <w:rsid w:val="00963B18"/>
    <w:rsid w:val="00965FCF"/>
    <w:rsid w:val="0097064C"/>
    <w:rsid w:val="0097084A"/>
    <w:rsid w:val="0097490D"/>
    <w:rsid w:val="00974C6C"/>
    <w:rsid w:val="00975014"/>
    <w:rsid w:val="00977654"/>
    <w:rsid w:val="009820E9"/>
    <w:rsid w:val="00982587"/>
    <w:rsid w:val="00982A50"/>
    <w:rsid w:val="009847CA"/>
    <w:rsid w:val="00986B89"/>
    <w:rsid w:val="009902AC"/>
    <w:rsid w:val="009930CC"/>
    <w:rsid w:val="0099335B"/>
    <w:rsid w:val="00995E93"/>
    <w:rsid w:val="009A1510"/>
    <w:rsid w:val="009B2A14"/>
    <w:rsid w:val="009B4482"/>
    <w:rsid w:val="009B7C06"/>
    <w:rsid w:val="009C0AC0"/>
    <w:rsid w:val="009C10B0"/>
    <w:rsid w:val="009C156C"/>
    <w:rsid w:val="009C16B0"/>
    <w:rsid w:val="009C20C3"/>
    <w:rsid w:val="009C2A8D"/>
    <w:rsid w:val="009C3E53"/>
    <w:rsid w:val="009C463B"/>
    <w:rsid w:val="009C5D81"/>
    <w:rsid w:val="009D7CD0"/>
    <w:rsid w:val="009E1A74"/>
    <w:rsid w:val="009E2C5D"/>
    <w:rsid w:val="009E75CD"/>
    <w:rsid w:val="009F096A"/>
    <w:rsid w:val="009F22AA"/>
    <w:rsid w:val="009F2497"/>
    <w:rsid w:val="009F6E6C"/>
    <w:rsid w:val="009F7279"/>
    <w:rsid w:val="00A0348C"/>
    <w:rsid w:val="00A03A7F"/>
    <w:rsid w:val="00A1025D"/>
    <w:rsid w:val="00A11B5A"/>
    <w:rsid w:val="00A13887"/>
    <w:rsid w:val="00A140D0"/>
    <w:rsid w:val="00A20E68"/>
    <w:rsid w:val="00A222B9"/>
    <w:rsid w:val="00A25455"/>
    <w:rsid w:val="00A25911"/>
    <w:rsid w:val="00A340BE"/>
    <w:rsid w:val="00A35A30"/>
    <w:rsid w:val="00A35CC4"/>
    <w:rsid w:val="00A363C6"/>
    <w:rsid w:val="00A4085B"/>
    <w:rsid w:val="00A40B89"/>
    <w:rsid w:val="00A4106D"/>
    <w:rsid w:val="00A4230A"/>
    <w:rsid w:val="00A444C7"/>
    <w:rsid w:val="00A457E8"/>
    <w:rsid w:val="00A464D6"/>
    <w:rsid w:val="00A46AF8"/>
    <w:rsid w:val="00A46F79"/>
    <w:rsid w:val="00A51BBE"/>
    <w:rsid w:val="00A526AC"/>
    <w:rsid w:val="00A53BEA"/>
    <w:rsid w:val="00A552E1"/>
    <w:rsid w:val="00A5543F"/>
    <w:rsid w:val="00A55966"/>
    <w:rsid w:val="00A63876"/>
    <w:rsid w:val="00A63CA9"/>
    <w:rsid w:val="00A640A5"/>
    <w:rsid w:val="00A65907"/>
    <w:rsid w:val="00A65D0B"/>
    <w:rsid w:val="00A66136"/>
    <w:rsid w:val="00A6673B"/>
    <w:rsid w:val="00A66873"/>
    <w:rsid w:val="00A66B5F"/>
    <w:rsid w:val="00A70C6A"/>
    <w:rsid w:val="00A74F41"/>
    <w:rsid w:val="00A76A4A"/>
    <w:rsid w:val="00A80580"/>
    <w:rsid w:val="00AA00EE"/>
    <w:rsid w:val="00AA1318"/>
    <w:rsid w:val="00AA2F8F"/>
    <w:rsid w:val="00AA54A4"/>
    <w:rsid w:val="00AA561A"/>
    <w:rsid w:val="00AB0A35"/>
    <w:rsid w:val="00AB0EA7"/>
    <w:rsid w:val="00AB10BC"/>
    <w:rsid w:val="00AB595A"/>
    <w:rsid w:val="00AB6ED5"/>
    <w:rsid w:val="00AC0316"/>
    <w:rsid w:val="00AC7A57"/>
    <w:rsid w:val="00AD1705"/>
    <w:rsid w:val="00AD5AEF"/>
    <w:rsid w:val="00AE24A6"/>
    <w:rsid w:val="00AE41F0"/>
    <w:rsid w:val="00AE5F6E"/>
    <w:rsid w:val="00AF25A5"/>
    <w:rsid w:val="00AF384B"/>
    <w:rsid w:val="00AF492D"/>
    <w:rsid w:val="00B01309"/>
    <w:rsid w:val="00B07FAC"/>
    <w:rsid w:val="00B12111"/>
    <w:rsid w:val="00B128EC"/>
    <w:rsid w:val="00B1496B"/>
    <w:rsid w:val="00B16945"/>
    <w:rsid w:val="00B20CA1"/>
    <w:rsid w:val="00B245EA"/>
    <w:rsid w:val="00B24E21"/>
    <w:rsid w:val="00B25316"/>
    <w:rsid w:val="00B2787C"/>
    <w:rsid w:val="00B30766"/>
    <w:rsid w:val="00B4189A"/>
    <w:rsid w:val="00B4325B"/>
    <w:rsid w:val="00B44251"/>
    <w:rsid w:val="00B45DD3"/>
    <w:rsid w:val="00B45EAA"/>
    <w:rsid w:val="00B4737D"/>
    <w:rsid w:val="00B47825"/>
    <w:rsid w:val="00B530E2"/>
    <w:rsid w:val="00B53579"/>
    <w:rsid w:val="00B579F7"/>
    <w:rsid w:val="00B602FD"/>
    <w:rsid w:val="00B62B09"/>
    <w:rsid w:val="00B6310B"/>
    <w:rsid w:val="00B65ADE"/>
    <w:rsid w:val="00B65DCE"/>
    <w:rsid w:val="00B66DFC"/>
    <w:rsid w:val="00B670F4"/>
    <w:rsid w:val="00B676FB"/>
    <w:rsid w:val="00B7010C"/>
    <w:rsid w:val="00B70EBA"/>
    <w:rsid w:val="00B72FD8"/>
    <w:rsid w:val="00B73536"/>
    <w:rsid w:val="00B761D3"/>
    <w:rsid w:val="00B7744E"/>
    <w:rsid w:val="00B80811"/>
    <w:rsid w:val="00B80D41"/>
    <w:rsid w:val="00B82A27"/>
    <w:rsid w:val="00B83336"/>
    <w:rsid w:val="00B90CDF"/>
    <w:rsid w:val="00B96517"/>
    <w:rsid w:val="00B970DC"/>
    <w:rsid w:val="00B97460"/>
    <w:rsid w:val="00BA043E"/>
    <w:rsid w:val="00BA1D79"/>
    <w:rsid w:val="00BA5C9F"/>
    <w:rsid w:val="00BB0556"/>
    <w:rsid w:val="00BB1317"/>
    <w:rsid w:val="00BB180A"/>
    <w:rsid w:val="00BB4E76"/>
    <w:rsid w:val="00BC0B65"/>
    <w:rsid w:val="00BC63C4"/>
    <w:rsid w:val="00BC733B"/>
    <w:rsid w:val="00BD0E01"/>
    <w:rsid w:val="00BD1ACD"/>
    <w:rsid w:val="00BD21DC"/>
    <w:rsid w:val="00BD3146"/>
    <w:rsid w:val="00BD4E3D"/>
    <w:rsid w:val="00BD5D0F"/>
    <w:rsid w:val="00BE1DD8"/>
    <w:rsid w:val="00BE6651"/>
    <w:rsid w:val="00BE6F85"/>
    <w:rsid w:val="00BF0297"/>
    <w:rsid w:val="00BF22D1"/>
    <w:rsid w:val="00BF2EA7"/>
    <w:rsid w:val="00BF5F02"/>
    <w:rsid w:val="00BF7D1E"/>
    <w:rsid w:val="00C000A2"/>
    <w:rsid w:val="00C007BE"/>
    <w:rsid w:val="00C02862"/>
    <w:rsid w:val="00C02BD8"/>
    <w:rsid w:val="00C04779"/>
    <w:rsid w:val="00C06137"/>
    <w:rsid w:val="00C10709"/>
    <w:rsid w:val="00C143DD"/>
    <w:rsid w:val="00C149A9"/>
    <w:rsid w:val="00C21795"/>
    <w:rsid w:val="00C21A97"/>
    <w:rsid w:val="00C21F08"/>
    <w:rsid w:val="00C22596"/>
    <w:rsid w:val="00C2667C"/>
    <w:rsid w:val="00C27911"/>
    <w:rsid w:val="00C33058"/>
    <w:rsid w:val="00C3367C"/>
    <w:rsid w:val="00C34646"/>
    <w:rsid w:val="00C3493C"/>
    <w:rsid w:val="00C409A5"/>
    <w:rsid w:val="00C42498"/>
    <w:rsid w:val="00C447AF"/>
    <w:rsid w:val="00C52C8C"/>
    <w:rsid w:val="00C540A8"/>
    <w:rsid w:val="00C57B97"/>
    <w:rsid w:val="00C61231"/>
    <w:rsid w:val="00C63A34"/>
    <w:rsid w:val="00C654E8"/>
    <w:rsid w:val="00C66B58"/>
    <w:rsid w:val="00C732F8"/>
    <w:rsid w:val="00C74F74"/>
    <w:rsid w:val="00C767B4"/>
    <w:rsid w:val="00C769EA"/>
    <w:rsid w:val="00C85E66"/>
    <w:rsid w:val="00C92675"/>
    <w:rsid w:val="00C94063"/>
    <w:rsid w:val="00C950C7"/>
    <w:rsid w:val="00C95F4C"/>
    <w:rsid w:val="00CA1441"/>
    <w:rsid w:val="00CA2447"/>
    <w:rsid w:val="00CA2F69"/>
    <w:rsid w:val="00CB5454"/>
    <w:rsid w:val="00CB65EE"/>
    <w:rsid w:val="00CB676B"/>
    <w:rsid w:val="00CC2226"/>
    <w:rsid w:val="00CC4511"/>
    <w:rsid w:val="00CD33E2"/>
    <w:rsid w:val="00CD494B"/>
    <w:rsid w:val="00CD7E1E"/>
    <w:rsid w:val="00CE0BDA"/>
    <w:rsid w:val="00CE2840"/>
    <w:rsid w:val="00CF11A6"/>
    <w:rsid w:val="00CF3C8E"/>
    <w:rsid w:val="00CF4F73"/>
    <w:rsid w:val="00CF5CEC"/>
    <w:rsid w:val="00CF64C3"/>
    <w:rsid w:val="00D0569E"/>
    <w:rsid w:val="00D124DB"/>
    <w:rsid w:val="00D156C9"/>
    <w:rsid w:val="00D20D66"/>
    <w:rsid w:val="00D2149A"/>
    <w:rsid w:val="00D271F6"/>
    <w:rsid w:val="00D35D61"/>
    <w:rsid w:val="00D35F24"/>
    <w:rsid w:val="00D4357D"/>
    <w:rsid w:val="00D464A8"/>
    <w:rsid w:val="00D47934"/>
    <w:rsid w:val="00D509B6"/>
    <w:rsid w:val="00D55A91"/>
    <w:rsid w:val="00D61CEF"/>
    <w:rsid w:val="00D61D03"/>
    <w:rsid w:val="00D61DF4"/>
    <w:rsid w:val="00D6295B"/>
    <w:rsid w:val="00D6456B"/>
    <w:rsid w:val="00D6474E"/>
    <w:rsid w:val="00D6522C"/>
    <w:rsid w:val="00D67A85"/>
    <w:rsid w:val="00D724AA"/>
    <w:rsid w:val="00D75DF1"/>
    <w:rsid w:val="00D80247"/>
    <w:rsid w:val="00D80348"/>
    <w:rsid w:val="00D81EC0"/>
    <w:rsid w:val="00D8241A"/>
    <w:rsid w:val="00D82BF3"/>
    <w:rsid w:val="00D83020"/>
    <w:rsid w:val="00D90127"/>
    <w:rsid w:val="00D92176"/>
    <w:rsid w:val="00D925AC"/>
    <w:rsid w:val="00D963C9"/>
    <w:rsid w:val="00DA20F7"/>
    <w:rsid w:val="00DA3276"/>
    <w:rsid w:val="00DA3A32"/>
    <w:rsid w:val="00DA77B6"/>
    <w:rsid w:val="00DA7E82"/>
    <w:rsid w:val="00DB2002"/>
    <w:rsid w:val="00DB331E"/>
    <w:rsid w:val="00DB3C22"/>
    <w:rsid w:val="00DB3F3E"/>
    <w:rsid w:val="00DB410E"/>
    <w:rsid w:val="00DB534B"/>
    <w:rsid w:val="00DB6230"/>
    <w:rsid w:val="00DB6C9B"/>
    <w:rsid w:val="00DC1200"/>
    <w:rsid w:val="00DC49A5"/>
    <w:rsid w:val="00DC59D4"/>
    <w:rsid w:val="00DC69E0"/>
    <w:rsid w:val="00DC7388"/>
    <w:rsid w:val="00DD0631"/>
    <w:rsid w:val="00DD0AAF"/>
    <w:rsid w:val="00DD1F22"/>
    <w:rsid w:val="00DD240F"/>
    <w:rsid w:val="00DD4872"/>
    <w:rsid w:val="00DD793D"/>
    <w:rsid w:val="00DE1C2E"/>
    <w:rsid w:val="00DE45A2"/>
    <w:rsid w:val="00DE78DF"/>
    <w:rsid w:val="00DF419C"/>
    <w:rsid w:val="00DF791D"/>
    <w:rsid w:val="00DF7E41"/>
    <w:rsid w:val="00E01494"/>
    <w:rsid w:val="00E03C63"/>
    <w:rsid w:val="00E043FA"/>
    <w:rsid w:val="00E07BA3"/>
    <w:rsid w:val="00E12A46"/>
    <w:rsid w:val="00E1543E"/>
    <w:rsid w:val="00E174A2"/>
    <w:rsid w:val="00E17536"/>
    <w:rsid w:val="00E23CC3"/>
    <w:rsid w:val="00E241ED"/>
    <w:rsid w:val="00E33D41"/>
    <w:rsid w:val="00E351B8"/>
    <w:rsid w:val="00E434EA"/>
    <w:rsid w:val="00E44C56"/>
    <w:rsid w:val="00E502A5"/>
    <w:rsid w:val="00E53DDD"/>
    <w:rsid w:val="00E544AA"/>
    <w:rsid w:val="00E57A18"/>
    <w:rsid w:val="00E618C2"/>
    <w:rsid w:val="00E627E3"/>
    <w:rsid w:val="00E630EA"/>
    <w:rsid w:val="00E70A6F"/>
    <w:rsid w:val="00E750C4"/>
    <w:rsid w:val="00E76F98"/>
    <w:rsid w:val="00E84899"/>
    <w:rsid w:val="00E86ADD"/>
    <w:rsid w:val="00E878B7"/>
    <w:rsid w:val="00E87CAE"/>
    <w:rsid w:val="00E909A1"/>
    <w:rsid w:val="00E93CF4"/>
    <w:rsid w:val="00E942F9"/>
    <w:rsid w:val="00E9465D"/>
    <w:rsid w:val="00E963BA"/>
    <w:rsid w:val="00EA0381"/>
    <w:rsid w:val="00EA1043"/>
    <w:rsid w:val="00EA481D"/>
    <w:rsid w:val="00EA52F0"/>
    <w:rsid w:val="00EA661F"/>
    <w:rsid w:val="00EA68E1"/>
    <w:rsid w:val="00EA76B9"/>
    <w:rsid w:val="00EB0347"/>
    <w:rsid w:val="00EB37D3"/>
    <w:rsid w:val="00EC0A42"/>
    <w:rsid w:val="00EC218D"/>
    <w:rsid w:val="00EC305B"/>
    <w:rsid w:val="00EC3E6F"/>
    <w:rsid w:val="00ED1DEF"/>
    <w:rsid w:val="00ED2B01"/>
    <w:rsid w:val="00ED4893"/>
    <w:rsid w:val="00ED4F79"/>
    <w:rsid w:val="00ED5414"/>
    <w:rsid w:val="00ED710F"/>
    <w:rsid w:val="00ED7A3E"/>
    <w:rsid w:val="00EE4B41"/>
    <w:rsid w:val="00EE5325"/>
    <w:rsid w:val="00EE62FC"/>
    <w:rsid w:val="00EE69C7"/>
    <w:rsid w:val="00EE79F6"/>
    <w:rsid w:val="00F00A09"/>
    <w:rsid w:val="00F01807"/>
    <w:rsid w:val="00F05A3E"/>
    <w:rsid w:val="00F10C7E"/>
    <w:rsid w:val="00F11403"/>
    <w:rsid w:val="00F11EC6"/>
    <w:rsid w:val="00F14E54"/>
    <w:rsid w:val="00F21D18"/>
    <w:rsid w:val="00F22356"/>
    <w:rsid w:val="00F23CD5"/>
    <w:rsid w:val="00F279E0"/>
    <w:rsid w:val="00F300CF"/>
    <w:rsid w:val="00F36F49"/>
    <w:rsid w:val="00F40B0C"/>
    <w:rsid w:val="00F4461E"/>
    <w:rsid w:val="00F45020"/>
    <w:rsid w:val="00F4645E"/>
    <w:rsid w:val="00F5366E"/>
    <w:rsid w:val="00F57FA1"/>
    <w:rsid w:val="00F65DF1"/>
    <w:rsid w:val="00F66EE0"/>
    <w:rsid w:val="00F71789"/>
    <w:rsid w:val="00F72436"/>
    <w:rsid w:val="00F74662"/>
    <w:rsid w:val="00F757EB"/>
    <w:rsid w:val="00F8027D"/>
    <w:rsid w:val="00F809EE"/>
    <w:rsid w:val="00F81581"/>
    <w:rsid w:val="00F829B7"/>
    <w:rsid w:val="00F82D17"/>
    <w:rsid w:val="00F83E24"/>
    <w:rsid w:val="00F83E74"/>
    <w:rsid w:val="00F86EF5"/>
    <w:rsid w:val="00F905E4"/>
    <w:rsid w:val="00F93B29"/>
    <w:rsid w:val="00F949C3"/>
    <w:rsid w:val="00F95D65"/>
    <w:rsid w:val="00F95EF8"/>
    <w:rsid w:val="00FA0699"/>
    <w:rsid w:val="00FA25BF"/>
    <w:rsid w:val="00FA510B"/>
    <w:rsid w:val="00FB0061"/>
    <w:rsid w:val="00FB3E16"/>
    <w:rsid w:val="00FB62CE"/>
    <w:rsid w:val="00FB6653"/>
    <w:rsid w:val="00FC0F61"/>
    <w:rsid w:val="00FC2284"/>
    <w:rsid w:val="00FC2E5C"/>
    <w:rsid w:val="00FC53AF"/>
    <w:rsid w:val="00FD24D2"/>
    <w:rsid w:val="00FD2D05"/>
    <w:rsid w:val="00FD40B2"/>
    <w:rsid w:val="00FE033A"/>
    <w:rsid w:val="00FE196C"/>
    <w:rsid w:val="00FE21C3"/>
    <w:rsid w:val="00FE787A"/>
    <w:rsid w:val="00FF082F"/>
    <w:rsid w:val="00FF73C5"/>
    <w:rsid w:val="00FF7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5AB9AB"/>
  <w15:docId w15:val="{EB57129A-E730-4E0C-9E7F-03E8C4AB9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B0061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aliases w:val="text bullet"/>
    <w:basedOn w:val="Normale"/>
    <w:link w:val="ParagrafoelencoCarattere"/>
    <w:uiPriority w:val="1"/>
    <w:qFormat/>
    <w:rsid w:val="00210810"/>
    <w:pPr>
      <w:ind w:left="720"/>
      <w:contextualSpacing/>
    </w:pPr>
  </w:style>
  <w:style w:type="table" w:styleId="Grigliatabella">
    <w:name w:val="Table Grid"/>
    <w:basedOn w:val="Tabellanormale"/>
    <w:uiPriority w:val="39"/>
    <w:rsid w:val="000748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iPriority w:val="99"/>
    <w:unhideWhenUsed/>
    <w:rsid w:val="009E1A7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E1A74"/>
  </w:style>
  <w:style w:type="paragraph" w:styleId="Pidipagina">
    <w:name w:val="footer"/>
    <w:basedOn w:val="Normale"/>
    <w:link w:val="PidipaginaCarattere"/>
    <w:uiPriority w:val="99"/>
    <w:unhideWhenUsed/>
    <w:rsid w:val="009E1A7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E1A74"/>
  </w:style>
  <w:style w:type="character" w:styleId="Rimandocommento">
    <w:name w:val="annotation reference"/>
    <w:basedOn w:val="Carpredefinitoparagrafo"/>
    <w:uiPriority w:val="99"/>
    <w:unhideWhenUsed/>
    <w:rsid w:val="00CF4F73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CF4F73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CF4F73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CF4F73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CF4F73"/>
    <w:rPr>
      <w:b/>
      <w:bCs/>
      <w:sz w:val="20"/>
      <w:szCs w:val="20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CF4F7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CF4F73"/>
    <w:rPr>
      <w:rFonts w:ascii="Segoe UI" w:hAnsi="Segoe UI" w:cs="Segoe UI"/>
      <w:sz w:val="18"/>
      <w:szCs w:val="18"/>
    </w:rPr>
  </w:style>
  <w:style w:type="paragraph" w:styleId="NormaleWeb">
    <w:name w:val="Normal (Web)"/>
    <w:basedOn w:val="Normale"/>
    <w:uiPriority w:val="99"/>
    <w:semiHidden/>
    <w:unhideWhenUsed/>
    <w:rsid w:val="00A70C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Revisione">
    <w:name w:val="Revision"/>
    <w:hidden/>
    <w:uiPriority w:val="99"/>
    <w:semiHidden/>
    <w:rsid w:val="00DA3A32"/>
    <w:pPr>
      <w:spacing w:after="0" w:line="240" w:lineRule="auto"/>
    </w:pPr>
  </w:style>
  <w:style w:type="character" w:customStyle="1" w:styleId="ParagrafoelencoCarattere">
    <w:name w:val="Paragrafo elenco Carattere"/>
    <w:aliases w:val="text bullet Carattere"/>
    <w:link w:val="Paragrafoelenco"/>
    <w:uiPriority w:val="1"/>
    <w:locked/>
    <w:rsid w:val="00B80811"/>
  </w:style>
  <w:style w:type="paragraph" w:customStyle="1" w:styleId="TableParagraph">
    <w:name w:val="Table Paragraph"/>
    <w:basedOn w:val="Normale"/>
    <w:uiPriority w:val="1"/>
    <w:qFormat/>
    <w:rsid w:val="00F22356"/>
    <w:pPr>
      <w:widowControl w:val="0"/>
      <w:spacing w:after="0" w:line="240" w:lineRule="auto"/>
    </w:pPr>
    <w:rPr>
      <w:lang w:val="en-US"/>
    </w:rPr>
  </w:style>
  <w:style w:type="paragraph" w:styleId="Corpotesto">
    <w:name w:val="Body Text"/>
    <w:basedOn w:val="Normale"/>
    <w:link w:val="CorpotestoCarattere"/>
    <w:uiPriority w:val="1"/>
    <w:qFormat/>
    <w:rsid w:val="00F22356"/>
    <w:pPr>
      <w:widowControl w:val="0"/>
      <w:spacing w:after="0" w:line="240" w:lineRule="auto"/>
      <w:ind w:left="117"/>
    </w:pPr>
    <w:rPr>
      <w:rFonts w:ascii="Arial" w:eastAsia="Arial" w:hAnsi="Arial"/>
      <w:sz w:val="18"/>
      <w:szCs w:val="18"/>
      <w:lang w:val="en-US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F22356"/>
    <w:rPr>
      <w:rFonts w:ascii="Arial" w:eastAsia="Arial" w:hAnsi="Arial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8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6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1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0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5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2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8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4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5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9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6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86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559617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406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452978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09645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409697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475523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80151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010974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45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8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image" Target="media/image1.emf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microsoft.com/office/2018/08/relationships/commentsExtensible" Target="commentsExtensible.xml"/><Relationship Id="rId2" Type="http://schemas.openxmlformats.org/officeDocument/2006/relationships/customXml" Target="../customXml/item2.xml"/><Relationship Id="rId16" Type="http://schemas.microsoft.com/office/2016/09/relationships/commentsIds" Target="commentsIds.xm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microsoft.com/office/2011/relationships/commentsExtended" Target="commentsExtended.xml"/><Relationship Id="rId23" Type="http://schemas.openxmlformats.org/officeDocument/2006/relationships/theme" Target="theme/theme1.xml"/><Relationship Id="rId10" Type="http://schemas.openxmlformats.org/officeDocument/2006/relationships/settings" Target="setting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comments" Target="comments.xml"/><Relationship Id="rId22" Type="http://schemas.microsoft.com/office/2011/relationships/people" Target="peop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86B5AF1C6C739439D85C6F8903B159F" ma:contentTypeVersion="8" ma:contentTypeDescription="Creare un nuovo documento." ma:contentTypeScope="" ma:versionID="e3c17df5438be3d7943d0f3448b898be">
  <xsd:schema xmlns:xsd="http://www.w3.org/2001/XMLSchema" xmlns:xs="http://www.w3.org/2001/XMLSchema" xmlns:p="http://schemas.microsoft.com/office/2006/metadata/properties" xmlns:ns2="535341f1-ec60-489b-b19c-b045ef1d3ce7" xmlns:ns3="99dd70cf-8536-4201-a705-8bd2a31d9e42" targetNamespace="http://schemas.microsoft.com/office/2006/metadata/properties" ma:root="true" ma:fieldsID="a4184ec57d46a3efaf4e9d3a8a2fe280" ns2:_="" ns3:_="">
    <xsd:import namespace="535341f1-ec60-489b-b19c-b045ef1d3ce7"/>
    <xsd:import namespace="99dd70cf-8536-4201-a705-8bd2a31d9e4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5341f1-ec60-489b-b19c-b045ef1d3c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Tag immagine" ma:readOnly="false" ma:fieldId="{5cf76f15-5ced-4ddc-b409-7134ff3c332f}" ma:taxonomyMulti="true" ma:sspId="28002069-fee1-413c-b626-0f71e36cdbd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dd70cf-8536-4201-a705-8bd2a31d9e42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8175683e-aa0e-49e2-a65e-1b6dc6640ee2}" ma:internalName="TaxCatchAll" ma:showField="CatchAllData" ma:web="99dd70cf-8536-4201-a705-8bd2a31d9e4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86B5AF1C6C739439D85C6F8903B159F" ma:contentTypeVersion="11" ma:contentTypeDescription="Creare un nuovo documento." ma:contentTypeScope="" ma:versionID="fa4ae2d0b0be727a99fea1183f4f1b63">
  <xsd:schema xmlns:xsd="http://www.w3.org/2001/XMLSchema" xmlns:xs="http://www.w3.org/2001/XMLSchema" xmlns:p="http://schemas.microsoft.com/office/2006/metadata/properties" xmlns:ns2="535341f1-ec60-489b-b19c-b045ef1d3ce7" xmlns:ns3="99dd70cf-8536-4201-a705-8bd2a31d9e42" targetNamespace="http://schemas.microsoft.com/office/2006/metadata/properties" ma:root="true" ma:fieldsID="a69321dd6334d7b778771e240a33ff69" ns2:_="" ns3:_="">
    <xsd:import namespace="535341f1-ec60-489b-b19c-b045ef1d3ce7"/>
    <xsd:import namespace="99dd70cf-8536-4201-a705-8bd2a31d9e4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5341f1-ec60-489b-b19c-b045ef1d3c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Tag immagine" ma:readOnly="false" ma:fieldId="{5cf76f15-5ced-4ddc-b409-7134ff3c332f}" ma:taxonomyMulti="true" ma:sspId="28002069-fee1-413c-b626-0f71e36cdbd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dd70cf-8536-4201-a705-8bd2a31d9e42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8175683e-aa0e-49e2-a65e-1b6dc6640ee2}" ma:internalName="TaxCatchAll" ma:showField="CatchAllData" ma:web="99dd70cf-8536-4201-a705-8bd2a31d9e4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35341f1-ec60-489b-b19c-b045ef1d3ce7">
      <Terms xmlns="http://schemas.microsoft.com/office/infopath/2007/PartnerControls"/>
    </lcf76f155ced4ddcb4097134ff3c332f>
    <TaxCatchAll xmlns="99dd70cf-8536-4201-a705-8bd2a31d9e42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7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35341f1-ec60-489b-b19c-b045ef1d3ce7">
      <Terms xmlns="http://schemas.microsoft.com/office/infopath/2007/PartnerControls"/>
    </lcf76f155ced4ddcb4097134ff3c332f>
    <TaxCatchAll xmlns="99dd70cf-8536-4201-a705-8bd2a31d9e42" xsi:nil="true"/>
  </documentManagement>
</p:properties>
</file>

<file path=customXml/itemProps1.xml><?xml version="1.0" encoding="utf-8"?>
<ds:datastoreItem xmlns:ds="http://schemas.openxmlformats.org/officeDocument/2006/customXml" ds:itemID="{B10F4C57-F38A-495F-95BF-B7C106D4C5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35341f1-ec60-489b-b19c-b045ef1d3ce7"/>
    <ds:schemaRef ds:uri="99dd70cf-8536-4201-a705-8bd2a31d9e4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C3CCAE1-CFDC-44A2-893E-CDC35527FE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87F537-4111-4364-85BE-4BB013BC92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35341f1-ec60-489b-b19c-b045ef1d3ce7"/>
    <ds:schemaRef ds:uri="99dd70cf-8536-4201-a705-8bd2a31d9e4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D88CA56-FCB0-491C-91A0-9C9EA76E921B}">
  <ds:schemaRefs>
    <ds:schemaRef ds:uri="http://schemas.microsoft.com/office/2006/metadata/properties"/>
    <ds:schemaRef ds:uri="http://schemas.microsoft.com/office/infopath/2007/PartnerControls"/>
    <ds:schemaRef ds:uri="535341f1-ec60-489b-b19c-b045ef1d3ce7"/>
    <ds:schemaRef ds:uri="99dd70cf-8536-4201-a705-8bd2a31d9e42"/>
  </ds:schemaRefs>
</ds:datastoreItem>
</file>

<file path=customXml/itemProps5.xml><?xml version="1.0" encoding="utf-8"?>
<ds:datastoreItem xmlns:ds="http://schemas.openxmlformats.org/officeDocument/2006/customXml" ds:itemID="{23B241AE-42F0-48A8-B690-784FF286E322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ACF5D7B8-F86E-4C61-AB95-D3BE069F8CEC}">
  <ds:schemaRefs>
    <ds:schemaRef ds:uri="http://schemas.microsoft.com/sharepoint/v3/contenttype/forms"/>
  </ds:schemaRefs>
</ds:datastoreItem>
</file>

<file path=customXml/itemProps7.xml><?xml version="1.0" encoding="utf-8"?>
<ds:datastoreItem xmlns:ds="http://schemas.openxmlformats.org/officeDocument/2006/customXml" ds:itemID="{47197940-DF8E-4E21-9816-E0E187A55C71}">
  <ds:schemaRefs>
    <ds:schemaRef ds:uri="http://schemas.microsoft.com/office/2006/metadata/properties"/>
    <ds:schemaRef ds:uri="http://schemas.microsoft.com/office/infopath/2007/PartnerControls"/>
    <ds:schemaRef ds:uri="535341f1-ec60-489b-b19c-b045ef1d3ce7"/>
    <ds:schemaRef ds:uri="99dd70cf-8536-4201-a705-8bd2a31d9e4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5404</Words>
  <Characters>30809</Characters>
  <Application>Microsoft Office Word</Application>
  <DocSecurity>0</DocSecurity>
  <Lines>256</Lines>
  <Paragraphs>72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Cattaneo Maria Grazia</dc:creator>
  <cp:keywords/>
  <dc:description/>
  <cp:lastModifiedBy>Michele Lomazzi</cp:lastModifiedBy>
  <cp:revision>2</cp:revision>
  <cp:lastPrinted>2022-01-03T21:16:00Z</cp:lastPrinted>
  <dcterms:created xsi:type="dcterms:W3CDTF">2022-09-09T16:07:00Z</dcterms:created>
  <dcterms:modified xsi:type="dcterms:W3CDTF">2022-10-03T08:36:00Z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6dace53-bb26-49c1-b263-21baa9bbd689_Enabled">
    <vt:lpwstr>true</vt:lpwstr>
  </property>
  <property fmtid="{D5CDD505-2E9C-101B-9397-08002B2CF9AE}" pid="3" name="MSIP_Label_c6dace53-bb26-49c1-b263-21baa9bbd689_SetDate">
    <vt:lpwstr>2022-03-17T10:22:50Z</vt:lpwstr>
  </property>
  <property fmtid="{D5CDD505-2E9C-101B-9397-08002B2CF9AE}" pid="4" name="MSIP_Label_c6dace53-bb26-49c1-b263-21baa9bbd689_Method">
    <vt:lpwstr>Privileged</vt:lpwstr>
  </property>
  <property fmtid="{D5CDD505-2E9C-101B-9397-08002B2CF9AE}" pid="5" name="MSIP_Label_c6dace53-bb26-49c1-b263-21baa9bbd689_Name">
    <vt:lpwstr>c6dace53-bb26-49c1-b263-21baa9bbd689</vt:lpwstr>
  </property>
  <property fmtid="{D5CDD505-2E9C-101B-9397-08002B2CF9AE}" pid="6" name="MSIP_Label_c6dace53-bb26-49c1-b263-21baa9bbd689_SiteId">
    <vt:lpwstr>582259a1-dcaa-4cca-b1cf-e60d3f045ecd</vt:lpwstr>
  </property>
  <property fmtid="{D5CDD505-2E9C-101B-9397-08002B2CF9AE}" pid="7" name="MSIP_Label_c6dace53-bb26-49c1-b263-21baa9bbd689_ActionId">
    <vt:lpwstr>d92a853f-a42c-4377-aac8-80e76d74f928</vt:lpwstr>
  </property>
  <property fmtid="{D5CDD505-2E9C-101B-9397-08002B2CF9AE}" pid="8" name="MSIP_Label_c6dace53-bb26-49c1-b263-21baa9bbd689_ContentBits">
    <vt:lpwstr>0</vt:lpwstr>
  </property>
  <property fmtid="{D5CDD505-2E9C-101B-9397-08002B2CF9AE}" pid="9" name="Order">
    <vt:r8>615800</vt:r8>
  </property>
  <property fmtid="{D5CDD505-2E9C-101B-9397-08002B2CF9AE}" pid="10" name="ContentTypeId">
    <vt:lpwstr>0x010100986B5AF1C6C739439D85C6F8903B159F</vt:lpwstr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MediaServiceImageTags">
    <vt:lpwstr/>
  </property>
</Properties>
</file>